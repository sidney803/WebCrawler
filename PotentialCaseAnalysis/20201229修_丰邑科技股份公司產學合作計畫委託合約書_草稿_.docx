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93017714"/>
    <w:bookmarkStart w:id="1" w:name="_Toc269175850"/>
    <w:bookmarkStart w:id="2" w:name="_Toc404272295"/>
    <w:p w14:paraId="43B2214E" w14:textId="77777777" w:rsidR="0098447D" w:rsidRPr="00C2705A" w:rsidRDefault="004C490A" w:rsidP="004856A4">
      <w:pPr>
        <w:pStyle w:val="2"/>
        <w:spacing w:afterLines="50" w:after="180" w:line="420" w:lineRule="exact"/>
        <w:jc w:val="center"/>
        <w:rPr>
          <w:rFonts w:ascii="標楷體" w:hAnsi="標楷體"/>
          <w:b/>
          <w:bCs w:val="0"/>
          <w:color w:val="FF0000"/>
          <w:sz w:val="36"/>
          <w:szCs w:val="36"/>
          <w:u w:val="single"/>
        </w:rPr>
      </w:pPr>
      <w:r w:rsidRPr="008B7825">
        <w:rPr>
          <w:rFonts w:ascii="標楷體" w:hint="eastAsia"/>
          <w:noProof/>
          <w:sz w:val="28"/>
          <w:szCs w:val="28"/>
        </w:rPr>
        <mc:AlternateContent>
          <mc:Choice Requires="wps">
            <w:drawing>
              <wp:anchor distT="0" distB="0" distL="114300" distR="114300" simplePos="0" relativeHeight="251654656" behindDoc="0" locked="0" layoutInCell="1" allowOverlap="1" wp14:anchorId="0AC65044" wp14:editId="7501F8AC">
                <wp:simplePos x="0" y="0"/>
                <wp:positionH relativeFrom="column">
                  <wp:posOffset>-80010</wp:posOffset>
                </wp:positionH>
                <wp:positionV relativeFrom="paragraph">
                  <wp:posOffset>-118110</wp:posOffset>
                </wp:positionV>
                <wp:extent cx="838200" cy="9239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923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C69FD" w14:textId="77777777" w:rsidR="002F6274" w:rsidRDefault="002F6274">
                            <w:r w:rsidRPr="009A2153">
                              <w:rPr>
                                <w:noProof/>
                                <w:color w:val="0000FF"/>
                              </w:rPr>
                              <w:drawing>
                                <wp:inline distT="0" distB="0" distL="0" distR="0" wp14:anchorId="3A66FC79" wp14:editId="1BF07045">
                                  <wp:extent cx="691515" cy="771525"/>
                                  <wp:effectExtent l="0" t="0" r="0" b="9525"/>
                                  <wp:docPr id="1" name="irc_mi" descr="http://www.pccu.edu.tw/intro/logo2_big.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ccu.edu.tw/intro/logo2_b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5" cy="771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FFEF05" id="_x0000_t202" coordsize="21600,21600" o:spt="202" path="m,l,21600r21600,l21600,xe">
                <v:stroke joinstyle="miter"/>
                <v:path gradientshapeok="t" o:connecttype="rect"/>
              </v:shapetype>
              <v:shape id="Text Box 2" o:spid="_x0000_s1026" type="#_x0000_t202" style="position:absolute;left:0;text-align:left;margin-left:-6.3pt;margin-top:-9.3pt;width:66pt;height:72.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" stroked="f">
                <v:textbox>
                  <w:txbxContent>
                    <w:p w:rsidR="002F6274" w:rsidRDefault="002F6274">
                      <w:r w:rsidRPr="009A2153">
                        <w:rPr>
                          <w:noProof/>
                          <w:color w:val="0000FF"/>
                        </w:rPr>
                        <w:drawing>
                          <wp:inline distT="0" distB="0" distL="0" distR="0" wp14:anchorId="6DE76D42" wp14:editId="62576859">
                            <wp:extent cx="691515" cy="771525"/>
                            <wp:effectExtent l="0" t="0" r="0" b="9525"/>
                            <wp:docPr id="1" name="irc_mi" descr="http://www.pccu.edu.tw/intro/logo2_big.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ccu.edu.tw/intro/logo2_bi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1515" cy="771525"/>
                                    </a:xfrm>
                                    <a:prstGeom prst="rect">
                                      <a:avLst/>
                                    </a:prstGeom>
                                    <a:noFill/>
                                    <a:ln>
                                      <a:noFill/>
                                    </a:ln>
                                  </pic:spPr>
                                </pic:pic>
                              </a:graphicData>
                            </a:graphic>
                          </wp:inline>
                        </w:drawing>
                      </w:r>
                    </w:p>
                  </w:txbxContent>
                </v:textbox>
              </v:shape>
            </w:pict>
          </mc:Fallback>
        </mc:AlternateContent>
      </w:r>
      <w:r w:rsidR="0000145F" w:rsidRPr="008B7825">
        <w:rPr>
          <w:rFonts w:ascii="標楷體" w:hAnsi="標楷體" w:hint="eastAsia"/>
          <w:b/>
          <w:sz w:val="36"/>
          <w:szCs w:val="36"/>
        </w:rPr>
        <w:t>中國文化大學</w:t>
      </w:r>
      <w:bookmarkEnd w:id="0"/>
      <w:bookmarkEnd w:id="1"/>
      <w:r w:rsidR="0000145F" w:rsidRPr="008B7825">
        <w:rPr>
          <w:rFonts w:ascii="標楷體" w:hAnsi="標楷體" w:hint="eastAsia"/>
          <w:b/>
          <w:bCs w:val="0"/>
          <w:sz w:val="36"/>
          <w:szCs w:val="36"/>
        </w:rPr>
        <w:t>產學合作</w:t>
      </w:r>
      <w:r w:rsidR="002B4004" w:rsidRPr="008B7825">
        <w:rPr>
          <w:rFonts w:ascii="標楷體" w:hAnsi="標楷體" w:hint="eastAsia"/>
          <w:b/>
          <w:bCs w:val="0"/>
          <w:sz w:val="36"/>
          <w:szCs w:val="36"/>
        </w:rPr>
        <w:t>契</w:t>
      </w:r>
      <w:r w:rsidR="0000145F" w:rsidRPr="008B7825">
        <w:rPr>
          <w:rFonts w:ascii="標楷體" w:hAnsi="標楷體" w:hint="eastAsia"/>
          <w:b/>
          <w:bCs w:val="0"/>
          <w:sz w:val="36"/>
          <w:szCs w:val="36"/>
        </w:rPr>
        <w:t>約書(範本)</w:t>
      </w:r>
      <w:r w:rsidR="00C2705A">
        <w:rPr>
          <w:rFonts w:ascii="標楷體" w:hAnsi="標楷體" w:hint="eastAsia"/>
          <w:b/>
          <w:bCs w:val="0"/>
          <w:sz w:val="36"/>
          <w:szCs w:val="36"/>
        </w:rPr>
        <w:t xml:space="preserve"> </w:t>
      </w:r>
    </w:p>
    <w:p w14:paraId="23B47D10" w14:textId="77777777" w:rsidR="00994F2E" w:rsidRPr="00F22D40" w:rsidRDefault="00994F2E" w:rsidP="004856A4">
      <w:pPr>
        <w:spacing w:line="420" w:lineRule="exact"/>
        <w:jc w:val="right"/>
        <w:rPr>
          <w:rFonts w:eastAsia="標楷體" w:hAnsi="標楷體"/>
          <w:i/>
          <w:color w:val="C00000"/>
          <w:sz w:val="22"/>
        </w:rPr>
      </w:pPr>
      <w:r w:rsidRPr="00F22D40">
        <w:rPr>
          <w:rFonts w:ascii="標楷體" w:eastAsia="標楷體" w:hAnsi="標楷體" w:hint="eastAsia"/>
          <w:bCs/>
          <w:i/>
          <w:color w:val="C00000"/>
          <w:kern w:val="0"/>
          <w:sz w:val="22"/>
        </w:rPr>
        <w:t>*本範本僅供參考，請依實際需求修改。</w:t>
      </w:r>
    </w:p>
    <w:bookmarkEnd w:id="2"/>
    <w:p w14:paraId="5E2E8C7A" w14:textId="77777777" w:rsidR="007B014B" w:rsidRPr="008B7825" w:rsidRDefault="007B014B" w:rsidP="004856A4">
      <w:pPr>
        <w:spacing w:line="420" w:lineRule="exact"/>
        <w:jc w:val="center"/>
        <w:rPr>
          <w:rFonts w:ascii="標楷體" w:eastAsia="標楷體"/>
          <w:sz w:val="32"/>
        </w:rPr>
      </w:pPr>
    </w:p>
    <w:p w14:paraId="3AD010F8" w14:textId="77777777" w:rsidR="007A6A39" w:rsidRPr="008B7825" w:rsidRDefault="007A6A39" w:rsidP="007A6A39">
      <w:pPr>
        <w:spacing w:line="420" w:lineRule="exact"/>
        <w:jc w:val="both"/>
        <w:rPr>
          <w:rFonts w:ascii="標楷體" w:eastAsia="標楷體"/>
        </w:rPr>
      </w:pPr>
      <w:r w:rsidRPr="008B7825">
        <w:rPr>
          <w:rFonts w:ascii="標楷體" w:eastAsia="標楷體" w:hint="eastAsia"/>
        </w:rPr>
        <w:t xml:space="preserve">立合約人: </w:t>
      </w:r>
      <w:r w:rsidRPr="008B7825">
        <w:rPr>
          <w:rFonts w:ascii="標楷體" w:eastAsia="標楷體" w:hint="eastAsia"/>
          <w:u w:val="single"/>
        </w:rPr>
        <w:t xml:space="preserve">  中國文化大學   </w:t>
      </w:r>
      <w:r w:rsidRPr="008B7825">
        <w:rPr>
          <w:rFonts w:ascii="標楷體" w:eastAsia="標楷體" w:hint="eastAsia"/>
        </w:rPr>
        <w:t xml:space="preserve"> (以下簡稱甲方)</w:t>
      </w:r>
    </w:p>
    <w:p w14:paraId="5B27BC1B" w14:textId="77777777" w:rsidR="007A6A39" w:rsidRPr="008B7825" w:rsidRDefault="007A6A39" w:rsidP="007A6A39">
      <w:pPr>
        <w:spacing w:line="420" w:lineRule="exact"/>
        <w:jc w:val="both"/>
        <w:rPr>
          <w:rFonts w:ascii="標楷體" w:eastAsia="標楷體"/>
        </w:rPr>
      </w:pPr>
      <w:r w:rsidRPr="008B7825">
        <w:rPr>
          <w:rFonts w:ascii="標楷體" w:eastAsia="標楷體" w:hint="eastAsia"/>
        </w:rPr>
        <w:t xml:space="preserve">          __</w:t>
      </w:r>
      <w:proofErr w:type="gramStart"/>
      <w:r w:rsidR="00D71B13" w:rsidRPr="00D71B13">
        <w:rPr>
          <w:rFonts w:ascii="標楷體" w:eastAsia="標楷體" w:hint="eastAsia"/>
          <w:u w:val="single"/>
        </w:rPr>
        <w:t>丰邑</w:t>
      </w:r>
      <w:proofErr w:type="gramEnd"/>
      <w:r w:rsidR="00D71B13" w:rsidRPr="00D71B13">
        <w:rPr>
          <w:rFonts w:ascii="標楷體" w:eastAsia="標楷體" w:hint="eastAsia"/>
          <w:u w:val="single"/>
        </w:rPr>
        <w:t>科技有限公司</w:t>
      </w:r>
      <w:r w:rsidRPr="008B7825">
        <w:rPr>
          <w:rFonts w:ascii="標楷體" w:eastAsia="標楷體" w:hint="eastAsia"/>
        </w:rPr>
        <w:t>(以下簡稱乙方)</w:t>
      </w:r>
    </w:p>
    <w:p w14:paraId="1E6832A0" w14:textId="77777777" w:rsidR="00994F2E" w:rsidRPr="008B7825" w:rsidRDefault="00670347" w:rsidP="007A6A39">
      <w:pPr>
        <w:spacing w:beforeLines="50" w:before="180" w:line="420" w:lineRule="exact"/>
        <w:rPr>
          <w:rFonts w:ascii="標楷體" w:eastAsia="標楷體"/>
        </w:rPr>
      </w:pPr>
      <w:proofErr w:type="gramStart"/>
      <w:r w:rsidRPr="008B7825">
        <w:rPr>
          <w:rFonts w:ascii="標楷體" w:eastAsia="標楷體" w:hint="eastAsia"/>
        </w:rPr>
        <w:t>緣甲乙</w:t>
      </w:r>
      <w:proofErr w:type="gramEnd"/>
      <w:r w:rsidRPr="008B7825">
        <w:rPr>
          <w:rFonts w:ascii="標楷體" w:eastAsia="標楷體" w:hint="eastAsia"/>
        </w:rPr>
        <w:t>雙方為進行「</w:t>
      </w:r>
      <w:proofErr w:type="gramStart"/>
      <w:r w:rsidR="00C462AB" w:rsidRPr="00C462AB">
        <w:rPr>
          <w:rFonts w:ascii="標楷體" w:eastAsia="標楷體" w:hint="eastAsia"/>
        </w:rPr>
        <w:t>丰邑</w:t>
      </w:r>
      <w:proofErr w:type="gramEnd"/>
      <w:r w:rsidR="00C462AB">
        <w:rPr>
          <w:rFonts w:ascii="標楷體" w:eastAsia="標楷體" w:hint="eastAsia"/>
        </w:rPr>
        <w:t>工業</w:t>
      </w:r>
      <w:r w:rsidR="00AA5CB5">
        <w:rPr>
          <w:rFonts w:ascii="標楷體" w:eastAsia="標楷體" w:hint="eastAsia"/>
        </w:rPr>
        <w:t>智慧化</w:t>
      </w:r>
      <w:r w:rsidR="00C462AB">
        <w:rPr>
          <w:rFonts w:ascii="標楷體" w:eastAsia="標楷體" w:hint="eastAsia"/>
        </w:rPr>
        <w:t>4</w:t>
      </w:r>
      <w:r w:rsidR="00C462AB">
        <w:rPr>
          <w:rFonts w:ascii="標楷體" w:eastAsia="標楷體"/>
        </w:rPr>
        <w:t>.0</w:t>
      </w:r>
      <w:r w:rsidRPr="008B7825">
        <w:rPr>
          <w:rFonts w:ascii="標楷體" w:eastAsia="標楷體" w:hint="eastAsia"/>
        </w:rPr>
        <w:t>」</w:t>
      </w:r>
      <w:r w:rsidR="00297F52">
        <w:rPr>
          <w:rFonts w:ascii="標楷體" w:eastAsia="標楷體" w:hint="eastAsia"/>
        </w:rPr>
        <w:t>專案</w:t>
      </w:r>
      <w:r w:rsidRPr="008B7825">
        <w:rPr>
          <w:rFonts w:ascii="標楷體" w:eastAsia="標楷體" w:hint="eastAsia"/>
        </w:rPr>
        <w:t>，</w:t>
      </w:r>
      <w:r w:rsidR="005F3AC2" w:rsidRPr="008B7825">
        <w:rPr>
          <w:rFonts w:ascii="標楷體" w:eastAsia="標楷體" w:hint="eastAsia"/>
        </w:rPr>
        <w:t>雙方議定條款如下，並依誠實信用原則確實遵守</w:t>
      </w:r>
      <w:r w:rsidRPr="008B7825">
        <w:rPr>
          <w:rFonts w:ascii="標楷體" w:eastAsia="標楷體" w:hint="eastAsia"/>
        </w:rPr>
        <w:t>：</w:t>
      </w:r>
    </w:p>
    <w:p w14:paraId="1E6ADD4C" w14:textId="77777777" w:rsidR="00D17A80" w:rsidRPr="008B7825" w:rsidRDefault="007B014B" w:rsidP="004856A4">
      <w:pPr>
        <w:spacing w:beforeLines="100" w:before="360" w:line="420" w:lineRule="exact"/>
        <w:rPr>
          <w:rFonts w:ascii="標楷體" w:eastAsia="標楷體"/>
        </w:rPr>
      </w:pPr>
      <w:r w:rsidRPr="008B7825">
        <w:rPr>
          <w:rFonts w:ascii="標楷體" w:eastAsia="標楷體" w:hint="eastAsia"/>
        </w:rPr>
        <w:t>第一條</w:t>
      </w:r>
      <w:r w:rsidR="00BA0049" w:rsidRPr="008B7825">
        <w:rPr>
          <w:rFonts w:ascii="標楷體" w:eastAsia="標楷體" w:hint="eastAsia"/>
        </w:rPr>
        <w:t xml:space="preserve">  </w:t>
      </w:r>
      <w:r w:rsidR="00994F2E" w:rsidRPr="008B7825">
        <w:rPr>
          <w:rFonts w:ascii="標楷體" w:eastAsia="標楷體" w:hint="eastAsia"/>
        </w:rPr>
        <w:t>合作標的</w:t>
      </w:r>
    </w:p>
    <w:p w14:paraId="04B876CB" w14:textId="77777777" w:rsidR="00D17A80" w:rsidRDefault="00994F2E" w:rsidP="004856A4">
      <w:pPr>
        <w:spacing w:line="420" w:lineRule="exact"/>
        <w:ind w:leftChars="412" w:left="989" w:firstLine="1"/>
        <w:rPr>
          <w:rFonts w:ascii="標楷體" w:eastAsia="標楷體" w:hAnsi="標楷體"/>
          <w:szCs w:val="24"/>
        </w:rPr>
      </w:pPr>
      <w:r w:rsidRPr="008B7825">
        <w:rPr>
          <w:rFonts w:ascii="標楷體" w:eastAsia="標楷體" w:hAnsi="標楷體" w:hint="eastAsia"/>
          <w:szCs w:val="24"/>
        </w:rPr>
        <w:t>乙方為</w:t>
      </w:r>
      <w:r w:rsidR="00D17A80" w:rsidRPr="008B7825">
        <w:rPr>
          <w:rFonts w:ascii="標楷體" w:eastAsia="標楷體" w:hAnsi="標楷體" w:hint="eastAsia"/>
          <w:szCs w:val="24"/>
          <w:u w:val="single"/>
        </w:rPr>
        <w:t xml:space="preserve"> </w:t>
      </w:r>
      <w:proofErr w:type="gramStart"/>
      <w:r w:rsidR="00297F52" w:rsidRPr="00297F52">
        <w:rPr>
          <w:rFonts w:ascii="標楷體" w:eastAsia="標楷體" w:hAnsi="標楷體" w:hint="eastAsia"/>
          <w:szCs w:val="24"/>
          <w:u w:val="single"/>
        </w:rPr>
        <w:t>丰邑</w:t>
      </w:r>
      <w:proofErr w:type="gramEnd"/>
      <w:r w:rsidR="00297F52" w:rsidRPr="00297F52">
        <w:rPr>
          <w:rFonts w:ascii="標楷體" w:eastAsia="標楷體" w:hAnsi="標楷體" w:hint="eastAsia"/>
          <w:szCs w:val="24"/>
          <w:u w:val="single"/>
        </w:rPr>
        <w:t>工業智慧化4.0</w:t>
      </w:r>
      <w:r w:rsidR="00297F52">
        <w:rPr>
          <w:rFonts w:ascii="標楷體" w:eastAsia="標楷體" w:hAnsi="標楷體" w:hint="eastAsia"/>
          <w:szCs w:val="24"/>
          <w:u w:val="single"/>
        </w:rPr>
        <w:t>-</w:t>
      </w:r>
      <w:r w:rsidR="00297F52" w:rsidRPr="00297F52">
        <w:rPr>
          <w:rFonts w:ascii="標楷體" w:eastAsia="標楷體" w:hAnsi="標楷體" w:hint="eastAsia"/>
          <w:szCs w:val="24"/>
          <w:u w:val="single"/>
        </w:rPr>
        <w:t>第一期</w:t>
      </w:r>
      <w:r w:rsidR="00297F52">
        <w:rPr>
          <w:rFonts w:ascii="標楷體" w:eastAsia="標楷體" w:hAnsi="標楷體" w:hint="eastAsia"/>
          <w:szCs w:val="24"/>
          <w:u w:val="single"/>
        </w:rPr>
        <w:t>、</w:t>
      </w:r>
      <w:r w:rsidR="009B6427" w:rsidRPr="009B6427">
        <w:rPr>
          <w:rFonts w:ascii="標楷體" w:eastAsia="標楷體" w:hAnsi="標楷體" w:hint="eastAsia"/>
          <w:szCs w:val="24"/>
          <w:u w:val="single"/>
        </w:rPr>
        <w:t>產線資訊基礎建設與生產效率追踪智慧雲端化</w:t>
      </w:r>
      <w:r w:rsidR="00297F52">
        <w:rPr>
          <w:rFonts w:ascii="標楷體" w:eastAsia="標楷體" w:hAnsi="標楷體" w:hint="eastAsia"/>
          <w:szCs w:val="24"/>
          <w:u w:val="single"/>
        </w:rPr>
        <w:t xml:space="preserve"> </w:t>
      </w:r>
      <w:r w:rsidR="009B6427">
        <w:rPr>
          <w:rFonts w:ascii="標楷體" w:eastAsia="標楷體" w:hAnsi="標楷體" w:hint="eastAsia"/>
          <w:szCs w:val="24"/>
          <w:u w:val="single"/>
        </w:rPr>
        <w:t>(下稱本計畫)</w:t>
      </w:r>
      <w:r w:rsidRPr="008B7825">
        <w:rPr>
          <w:rFonts w:ascii="標楷體" w:eastAsia="標楷體" w:hAnsi="標楷體" w:hint="eastAsia"/>
          <w:szCs w:val="24"/>
        </w:rPr>
        <w:t>，委託甲方執行</w:t>
      </w:r>
      <w:r w:rsidR="00D17A80" w:rsidRPr="008B7825">
        <w:rPr>
          <w:rFonts w:ascii="標楷體" w:eastAsia="標楷體" w:hAnsi="標楷體"/>
          <w:szCs w:val="24"/>
        </w:rPr>
        <w:t>本計畫</w:t>
      </w:r>
      <w:r w:rsidR="00D17A80" w:rsidRPr="008B7825">
        <w:rPr>
          <w:rFonts w:ascii="標楷體" w:eastAsia="標楷體" w:hAnsi="標楷體" w:hint="eastAsia"/>
          <w:szCs w:val="24"/>
        </w:rPr>
        <w:t>，</w:t>
      </w:r>
      <w:r w:rsidRPr="008B7825">
        <w:rPr>
          <w:rFonts w:ascii="標楷體" w:eastAsia="標楷體" w:hAnsi="標楷體" w:hint="eastAsia"/>
          <w:szCs w:val="24"/>
        </w:rPr>
        <w:t>甲方同意受託，</w:t>
      </w:r>
      <w:r w:rsidR="00D17A80" w:rsidRPr="008B7825">
        <w:rPr>
          <w:rFonts w:ascii="標楷體" w:eastAsia="標楷體" w:hAnsi="標楷體" w:hint="eastAsia"/>
          <w:szCs w:val="24"/>
        </w:rPr>
        <w:t>並</w:t>
      </w:r>
      <w:r w:rsidRPr="008B7825">
        <w:rPr>
          <w:rFonts w:ascii="標楷體" w:eastAsia="標楷體" w:hAnsi="標楷體" w:hint="eastAsia"/>
          <w:szCs w:val="24"/>
        </w:rPr>
        <w:t>依據本合約及相關法令之規定，由甲方計畫主持人</w:t>
      </w:r>
      <w:r w:rsidR="00D17A80" w:rsidRPr="008B7825">
        <w:rPr>
          <w:rFonts w:ascii="標楷體" w:eastAsia="標楷體" w:hAnsi="標楷體" w:hint="eastAsia"/>
          <w:szCs w:val="24"/>
        </w:rPr>
        <w:t>執行之</w:t>
      </w:r>
      <w:r w:rsidR="00D17A80" w:rsidRPr="008B7825">
        <w:rPr>
          <w:rFonts w:ascii="標楷體" w:eastAsia="標楷體" w:hAnsi="標楷體"/>
          <w:szCs w:val="24"/>
        </w:rPr>
        <w:t>。</w:t>
      </w:r>
    </w:p>
    <w:p w14:paraId="33B1F67B" w14:textId="77777777" w:rsidR="00297F52" w:rsidRPr="00297F52" w:rsidRDefault="00297F52" w:rsidP="004856A4">
      <w:pPr>
        <w:spacing w:line="420" w:lineRule="exact"/>
        <w:ind w:leftChars="412" w:left="989" w:firstLine="1"/>
        <w:rPr>
          <w:rFonts w:ascii="標楷體" w:eastAsia="標楷體" w:hAnsi="標楷體"/>
          <w:szCs w:val="24"/>
        </w:rPr>
      </w:pPr>
      <w:r>
        <w:rPr>
          <w:rFonts w:ascii="標楷體" w:eastAsia="標楷體" w:hAnsi="標楷體" w:hint="eastAsia"/>
          <w:szCs w:val="24"/>
        </w:rPr>
        <w:t>第二期計畫，待第一期計畫建置後，另約辦理。</w:t>
      </w:r>
    </w:p>
    <w:p w14:paraId="4D499105" w14:textId="77777777" w:rsidR="004856A4" w:rsidRPr="008B7825" w:rsidRDefault="00BA0049" w:rsidP="00775AD7">
      <w:pPr>
        <w:spacing w:beforeLines="50" w:before="180" w:line="420" w:lineRule="exact"/>
        <w:ind w:left="991" w:hangingChars="413" w:hanging="991"/>
        <w:rPr>
          <w:rFonts w:ascii="標楷體" w:eastAsia="標楷體"/>
        </w:rPr>
      </w:pPr>
      <w:r w:rsidRPr="008B7825">
        <w:rPr>
          <w:rFonts w:ascii="標楷體" w:eastAsia="標楷體" w:hint="eastAsia"/>
        </w:rPr>
        <w:t>第二條</w:t>
      </w:r>
      <w:r w:rsidR="00D17A80" w:rsidRPr="008B7825">
        <w:rPr>
          <w:rFonts w:ascii="標楷體" w:eastAsia="標楷體" w:hint="eastAsia"/>
        </w:rPr>
        <w:t xml:space="preserve"> </w:t>
      </w:r>
      <w:r w:rsidR="004856A4" w:rsidRPr="008B7825">
        <w:rPr>
          <w:rFonts w:ascii="標楷體" w:eastAsia="標楷體" w:hint="eastAsia"/>
        </w:rPr>
        <w:t xml:space="preserve"> 委託計畫內容</w:t>
      </w:r>
    </w:p>
    <w:p w14:paraId="1A4D3978" w14:textId="77777777" w:rsidR="004856A4" w:rsidRPr="008B7825" w:rsidRDefault="004856A4" w:rsidP="004856A4">
      <w:pPr>
        <w:tabs>
          <w:tab w:val="left" w:pos="851"/>
        </w:tabs>
        <w:spacing w:line="420" w:lineRule="exact"/>
        <w:ind w:leftChars="59" w:left="992" w:hangingChars="354" w:hanging="850"/>
        <w:rPr>
          <w:rFonts w:ascii="標楷體" w:eastAsia="標楷體"/>
          <w:u w:val="single"/>
        </w:rPr>
      </w:pPr>
      <w:r w:rsidRPr="008B7825">
        <w:rPr>
          <w:rFonts w:ascii="標楷體" w:eastAsia="標楷體"/>
        </w:rPr>
        <w:tab/>
      </w:r>
      <w:r w:rsidRPr="008B7825">
        <w:rPr>
          <w:rFonts w:ascii="標楷體" w:eastAsia="標楷體" w:hint="eastAsia"/>
        </w:rPr>
        <w:t xml:space="preserve"> 本計畫內容如附</w:t>
      </w:r>
      <w:r w:rsidRPr="008B7825">
        <w:rPr>
          <w:rFonts w:ascii="標楷體" w:eastAsia="標楷體" w:hint="eastAsia"/>
          <w:u w:val="single"/>
        </w:rPr>
        <w:t xml:space="preserve"> </w:t>
      </w:r>
      <w:r w:rsidR="00C462AB" w:rsidRPr="00C462AB">
        <w:rPr>
          <w:rFonts w:ascii="標楷體" w:eastAsia="標楷體" w:hint="eastAsia"/>
          <w:u w:val="single"/>
        </w:rPr>
        <w:t>產線資訊基礎建設與生產效率追踪智慧雲端化第一期</w:t>
      </w:r>
      <w:r w:rsidRPr="00C462AB">
        <w:rPr>
          <w:rFonts w:ascii="標楷體" w:eastAsia="標楷體" w:hint="eastAsia"/>
          <w:u w:val="single"/>
        </w:rPr>
        <w:t>計畫書</w:t>
      </w:r>
      <w:r w:rsidRPr="008B7825">
        <w:rPr>
          <w:rFonts w:ascii="標楷體" w:eastAsia="標楷體" w:hint="eastAsia"/>
        </w:rPr>
        <w:t xml:space="preserve"> (以下簡稱計畫書)。</w:t>
      </w:r>
    </w:p>
    <w:p w14:paraId="1FA28377" w14:textId="77777777" w:rsidR="00D17A80" w:rsidRPr="008B7825" w:rsidRDefault="004856A4" w:rsidP="00775AD7">
      <w:pPr>
        <w:spacing w:beforeLines="50" w:before="180" w:line="420" w:lineRule="exact"/>
        <w:ind w:left="850" w:hangingChars="354" w:hanging="850"/>
        <w:rPr>
          <w:rFonts w:ascii="標楷體" w:eastAsia="標楷體"/>
        </w:rPr>
      </w:pPr>
      <w:r w:rsidRPr="008B7825">
        <w:rPr>
          <w:rFonts w:ascii="標楷體" w:eastAsia="標楷體" w:hint="eastAsia"/>
        </w:rPr>
        <w:t xml:space="preserve">第三條  </w:t>
      </w:r>
      <w:r w:rsidR="00072D5B" w:rsidRPr="008B7825">
        <w:rPr>
          <w:rFonts w:ascii="標楷體" w:eastAsia="標楷體" w:hint="eastAsia"/>
        </w:rPr>
        <w:t>計</w:t>
      </w:r>
      <w:r w:rsidR="00D17A80" w:rsidRPr="008B7825">
        <w:rPr>
          <w:rFonts w:ascii="標楷體" w:eastAsia="標楷體" w:hint="eastAsia"/>
        </w:rPr>
        <w:t>畫執行期間</w:t>
      </w:r>
    </w:p>
    <w:p w14:paraId="389A4206" w14:textId="77777777" w:rsidR="00D17A80" w:rsidRPr="008B7825" w:rsidRDefault="002F6274" w:rsidP="004856A4">
      <w:pPr>
        <w:pStyle w:val="21"/>
        <w:spacing w:line="420" w:lineRule="exact"/>
        <w:ind w:leftChars="354" w:left="993" w:hanging="143"/>
        <w:rPr>
          <w:rFonts w:ascii="標楷體" w:eastAsia="標楷體"/>
        </w:rPr>
      </w:pPr>
      <w:r w:rsidRPr="008B7825">
        <w:rPr>
          <w:noProof/>
        </w:rPr>
        <mc:AlternateContent>
          <mc:Choice Requires="wpg">
            <w:drawing>
              <wp:anchor distT="0" distB="0" distL="114300" distR="114300" simplePos="0" relativeHeight="251671040" behindDoc="0" locked="0" layoutInCell="1" allowOverlap="1" wp14:anchorId="67ADD29F" wp14:editId="12760C95">
                <wp:simplePos x="0" y="0"/>
                <wp:positionH relativeFrom="column">
                  <wp:posOffset>5559203</wp:posOffset>
                </wp:positionH>
                <wp:positionV relativeFrom="paragraph">
                  <wp:posOffset>218412</wp:posOffset>
                </wp:positionV>
                <wp:extent cx="819302" cy="715010"/>
                <wp:effectExtent l="952500" t="0" r="38100" b="66040"/>
                <wp:wrapNone/>
                <wp:docPr id="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302" cy="715010"/>
                          <a:chOff x="2768" y="10842"/>
                          <a:chExt cx="1189" cy="1126"/>
                        </a:xfrm>
                      </wpg:grpSpPr>
                      <wps:wsp>
                        <wps:cNvPr id="16" name="AutoShape 4"/>
                        <wps:cNvSpPr>
                          <a:spLocks noChangeArrowheads="1"/>
                        </wps:cNvSpPr>
                        <wps:spPr bwMode="auto">
                          <a:xfrm>
                            <a:off x="2768" y="10842"/>
                            <a:ext cx="1177" cy="865"/>
                          </a:xfrm>
                          <a:prstGeom prst="wedgeRectCallout">
                            <a:avLst>
                              <a:gd name="adj1" fmla="val -159869"/>
                              <a:gd name="adj2" fmla="val 78894"/>
                            </a:avLst>
                          </a:prstGeom>
                          <a:solidFill>
                            <a:srgbClr val="FFD966"/>
                          </a:solidFill>
                          <a:ln w="19050" cap="flat" cmpd="sng">
                            <a:solidFill>
                              <a:srgbClr val="F2F2F2"/>
                            </a:solidFill>
                            <a:prstDash val="solid"/>
                            <a:miter lim="800000"/>
                            <a:headEnd/>
                            <a:tailEnd/>
                          </a:ln>
                          <a:effectLst>
                            <a:outerShdw dist="28398" dir="3806097" algn="ctr" rotWithShape="0">
                              <a:srgbClr val="375623">
                                <a:alpha val="50000"/>
                              </a:srgbClr>
                            </a:outerShdw>
                          </a:effectLst>
                        </wps:spPr>
                        <wps:txbx>
                          <w:txbxContent>
                            <w:p w14:paraId="1A1B43F3" w14:textId="77777777" w:rsidR="002F6274" w:rsidRDefault="002F6274" w:rsidP="002F6274"/>
                          </w:txbxContent>
                        </wps:txbx>
                        <wps:bodyPr rot="0" vert="horz" wrap="square" lIns="91440" tIns="45720" rIns="91440" bIns="45720" anchor="t" anchorCtr="0" upright="1">
                          <a:noAutofit/>
                        </wps:bodyPr>
                      </wps:wsp>
                      <wps:wsp>
                        <wps:cNvPr id="17" name="文字方塊 2"/>
                        <wps:cNvSpPr txBox="1">
                          <a:spLocks noChangeArrowheads="1"/>
                        </wps:cNvSpPr>
                        <wps:spPr bwMode="auto">
                          <a:xfrm>
                            <a:off x="2780" y="10978"/>
                            <a:ext cx="1177"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77AD040" w14:textId="77777777" w:rsidR="002F6274" w:rsidRPr="0060383D" w:rsidRDefault="002F6274" w:rsidP="002F6274">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不少於計畫經費1</w:t>
                              </w:r>
                              <w:r w:rsidRPr="0060383D">
                                <w:rPr>
                                  <w:rFonts w:ascii="微軟正黑體" w:eastAsia="微軟正黑體" w:hAnsi="微軟正黑體"/>
                                  <w:b/>
                                  <w:color w:val="C00000"/>
                                  <w:sz w:val="18"/>
                                  <w:szCs w:val="18"/>
                                </w:rPr>
                                <w:t>0%</w:t>
                              </w:r>
                              <w:r w:rsidRPr="0060383D">
                                <w:rPr>
                                  <w:rFonts w:ascii="微軟正黑體" w:eastAsia="微軟正黑體" w:hAnsi="微軟正黑體" w:hint="eastAsia"/>
                                  <w:b/>
                                  <w:color w:val="C00000"/>
                                  <w:sz w:val="18"/>
                                  <w:szCs w:val="18"/>
                                </w:rPr>
                                <w:t>為原則</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C91BE" id="Group 6" o:spid="_x0000_s1027" style="position:absolute;left:0;text-align:left;margin-left:437.75pt;margin-top:17.2pt;width:64.5pt;height:56.3pt;z-index:251671040" coordorigin="2768,10842" coordsize="1189,1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 o:spid="_x0000_s1028" type="#_x0000_t61" style="position:absolute;left:2768;top:10842;width:1177;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" adj="-23732,27841" fillcolor="#ffd966" strokecolor="#f2f2f2" strokeweight="1.5pt">
                  <v:shadow on="t" color="#375623" opacity=".5" offset="1pt"/>
                  <v:textbox>
                    <w:txbxContent>
                      <w:p w:rsidR="002F6274" w:rsidRDefault="002F6274" w:rsidP="002F6274"/>
                    </w:txbxContent>
                  </v:textbox>
                </v:shape>
                <v:shape id="_x0000_s1029" type="#_x0000_t202" style="position:absolute;left:2780;top:10978;width:1177;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" filled="f" stroked="f" strokecolor="white">
                  <v:textbox>
                    <w:txbxContent>
                      <w:p w:rsidR="002F6274" w:rsidRPr="0060383D" w:rsidRDefault="002F6274" w:rsidP="002F6274">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不少於計畫經費1</w:t>
                        </w:r>
                        <w:r w:rsidRPr="0060383D">
                          <w:rPr>
                            <w:rFonts w:ascii="微軟正黑體" w:eastAsia="微軟正黑體" w:hAnsi="微軟正黑體"/>
                            <w:b/>
                            <w:color w:val="C00000"/>
                            <w:sz w:val="18"/>
                            <w:szCs w:val="18"/>
                          </w:rPr>
                          <w:t>0%</w:t>
                        </w:r>
                        <w:r w:rsidRPr="0060383D">
                          <w:rPr>
                            <w:rFonts w:ascii="微軟正黑體" w:eastAsia="微軟正黑體" w:hAnsi="微軟正黑體" w:hint="eastAsia"/>
                            <w:b/>
                            <w:color w:val="C00000"/>
                            <w:sz w:val="18"/>
                            <w:szCs w:val="18"/>
                          </w:rPr>
                          <w:t>為原則</w:t>
                        </w:r>
                      </w:p>
                    </w:txbxContent>
                  </v:textbox>
                </v:shape>
              </v:group>
            </w:pict>
          </mc:Fallback>
        </mc:AlternateContent>
      </w:r>
      <w:r w:rsidR="00072D5B" w:rsidRPr="008B7825">
        <w:rPr>
          <w:rFonts w:ascii="標楷體" w:eastAsia="標楷體" w:hint="eastAsia"/>
        </w:rPr>
        <w:t xml:space="preserve"> </w:t>
      </w:r>
      <w:r w:rsidR="00D17A80" w:rsidRPr="008B7825">
        <w:rPr>
          <w:rFonts w:ascii="標楷體" w:eastAsia="標楷體" w:hint="eastAsia"/>
        </w:rPr>
        <w:t>本計畫之執行期間自民國</w:t>
      </w:r>
      <w:r w:rsidR="009B6427">
        <w:rPr>
          <w:rFonts w:ascii="標楷體" w:eastAsia="標楷體"/>
          <w:u w:val="single"/>
        </w:rPr>
        <w:t>110</w:t>
      </w:r>
      <w:r w:rsidR="00D17A80" w:rsidRPr="008B7825">
        <w:rPr>
          <w:rFonts w:ascii="標楷體" w:eastAsia="標楷體" w:hint="eastAsia"/>
        </w:rPr>
        <w:t>年</w:t>
      </w:r>
      <w:r w:rsidR="009B6427">
        <w:rPr>
          <w:rFonts w:ascii="標楷體" w:eastAsia="標楷體"/>
          <w:u w:val="single"/>
        </w:rPr>
        <w:t>01</w:t>
      </w:r>
      <w:r w:rsidR="00D17A80" w:rsidRPr="008B7825">
        <w:rPr>
          <w:rFonts w:ascii="標楷體" w:eastAsia="標楷體" w:hint="eastAsia"/>
        </w:rPr>
        <w:t>月</w:t>
      </w:r>
      <w:r w:rsidR="009B6427">
        <w:rPr>
          <w:rFonts w:ascii="標楷體" w:eastAsia="標楷體"/>
          <w:u w:val="single"/>
        </w:rPr>
        <w:t>01</w:t>
      </w:r>
      <w:r w:rsidR="00D17A80" w:rsidRPr="008B7825">
        <w:rPr>
          <w:rFonts w:ascii="標楷體" w:eastAsia="標楷體" w:hint="eastAsia"/>
        </w:rPr>
        <w:t>日起至民國</w:t>
      </w:r>
      <w:r w:rsidR="009B6427">
        <w:rPr>
          <w:rFonts w:ascii="標楷體" w:eastAsia="標楷體"/>
          <w:u w:val="single"/>
        </w:rPr>
        <w:t>110</w:t>
      </w:r>
      <w:r w:rsidR="00D17A80" w:rsidRPr="008B7825">
        <w:rPr>
          <w:rFonts w:ascii="標楷體" w:eastAsia="標楷體" w:hint="eastAsia"/>
        </w:rPr>
        <w:t>年</w:t>
      </w:r>
      <w:r w:rsidR="009B6427">
        <w:rPr>
          <w:rFonts w:ascii="標楷體" w:eastAsia="標楷體"/>
          <w:u w:val="single"/>
        </w:rPr>
        <w:t>12</w:t>
      </w:r>
      <w:r w:rsidR="00D17A80" w:rsidRPr="008B7825">
        <w:rPr>
          <w:rFonts w:ascii="標楷體" w:eastAsia="標楷體" w:hint="eastAsia"/>
        </w:rPr>
        <w:t>月</w:t>
      </w:r>
      <w:r w:rsidR="009B6427">
        <w:rPr>
          <w:rFonts w:ascii="標楷體" w:eastAsia="標楷體"/>
          <w:u w:val="single"/>
        </w:rPr>
        <w:t>31</w:t>
      </w:r>
      <w:r w:rsidR="00D17A80" w:rsidRPr="008B7825">
        <w:rPr>
          <w:rFonts w:ascii="標楷體" w:eastAsia="標楷體" w:hint="eastAsia"/>
        </w:rPr>
        <w:t>日止。</w:t>
      </w:r>
    </w:p>
    <w:p w14:paraId="10E3B933" w14:textId="77777777" w:rsidR="00D17A80" w:rsidRPr="008B7825" w:rsidRDefault="00BA0049" w:rsidP="004856A4">
      <w:pPr>
        <w:spacing w:line="420" w:lineRule="exact"/>
        <w:ind w:left="991" w:hangingChars="413" w:hanging="991"/>
        <w:rPr>
          <w:rFonts w:ascii="標楷體" w:eastAsia="標楷體"/>
        </w:rPr>
      </w:pPr>
      <w:r w:rsidRPr="008B7825">
        <w:rPr>
          <w:rFonts w:ascii="標楷體" w:eastAsia="標楷體" w:hint="eastAsia"/>
        </w:rPr>
        <w:t>第</w:t>
      </w:r>
      <w:r w:rsidR="00DE65E7">
        <w:rPr>
          <w:rFonts w:ascii="標楷體" w:eastAsia="標楷體" w:hint="eastAsia"/>
        </w:rPr>
        <w:t>四</w:t>
      </w:r>
      <w:r w:rsidRPr="008B7825">
        <w:rPr>
          <w:rFonts w:ascii="標楷體" w:eastAsia="標楷體" w:hint="eastAsia"/>
        </w:rPr>
        <w:t>條</w:t>
      </w:r>
      <w:r w:rsidR="00D17A80" w:rsidRPr="008B7825">
        <w:rPr>
          <w:rFonts w:ascii="標楷體" w:eastAsia="標楷體" w:hint="eastAsia"/>
        </w:rPr>
        <w:t xml:space="preserve"> </w:t>
      </w:r>
      <w:r w:rsidR="00072D5B" w:rsidRPr="008B7825">
        <w:rPr>
          <w:rFonts w:ascii="標楷體" w:eastAsia="標楷體" w:hint="eastAsia"/>
        </w:rPr>
        <w:t xml:space="preserve"> </w:t>
      </w:r>
      <w:r w:rsidR="00D17A80" w:rsidRPr="008B7825">
        <w:rPr>
          <w:rFonts w:ascii="標楷體" w:eastAsia="標楷體" w:hint="eastAsia"/>
        </w:rPr>
        <w:t>計畫經費</w:t>
      </w:r>
    </w:p>
    <w:p w14:paraId="0B4484EA" w14:textId="77777777" w:rsidR="00D17A80" w:rsidRDefault="00E51B82" w:rsidP="002F6274">
      <w:pPr>
        <w:spacing w:line="420" w:lineRule="exact"/>
        <w:ind w:leftChars="354" w:left="992" w:hangingChars="59" w:hanging="142"/>
        <w:rPr>
          <w:rFonts w:ascii="標楷體" w:eastAsia="標楷體"/>
        </w:rPr>
      </w:pPr>
      <w:r w:rsidRPr="008B7825">
        <w:rPr>
          <w:noProof/>
        </w:rPr>
        <mc:AlternateContent>
          <mc:Choice Requires="wpg">
            <w:drawing>
              <wp:anchor distT="0" distB="0" distL="114300" distR="114300" simplePos="0" relativeHeight="251658752" behindDoc="0" locked="0" layoutInCell="1" allowOverlap="1" wp14:anchorId="55CD7C68" wp14:editId="472A782C">
                <wp:simplePos x="0" y="0"/>
                <wp:positionH relativeFrom="column">
                  <wp:posOffset>-887565</wp:posOffset>
                </wp:positionH>
                <wp:positionV relativeFrom="paragraph">
                  <wp:posOffset>569374</wp:posOffset>
                </wp:positionV>
                <wp:extent cx="747395" cy="691515"/>
                <wp:effectExtent l="0" t="0" r="719455" b="3238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691515"/>
                          <a:chOff x="439" y="10955"/>
                          <a:chExt cx="1177" cy="1089"/>
                        </a:xfrm>
                      </wpg:grpSpPr>
                      <wps:wsp>
                        <wps:cNvPr id="7" name="AutoShape 4"/>
                        <wps:cNvSpPr>
                          <a:spLocks noChangeArrowheads="1"/>
                        </wps:cNvSpPr>
                        <wps:spPr bwMode="auto">
                          <a:xfrm>
                            <a:off x="439" y="10955"/>
                            <a:ext cx="1177" cy="865"/>
                          </a:xfrm>
                          <a:prstGeom prst="wedgeRectCallout">
                            <a:avLst>
                              <a:gd name="adj1" fmla="val 135886"/>
                              <a:gd name="adj2" fmla="val 68761"/>
                            </a:avLst>
                          </a:prstGeom>
                          <a:solidFill>
                            <a:srgbClr val="FFD966"/>
                          </a:solidFill>
                          <a:ln w="19050" cap="flat" cmpd="sng">
                            <a:solidFill>
                              <a:srgbClr val="F2F2F2"/>
                            </a:solidFill>
                            <a:prstDash val="solid"/>
                            <a:miter lim="800000"/>
                            <a:headEnd/>
                            <a:tailEnd/>
                          </a:ln>
                          <a:effectLst>
                            <a:outerShdw dist="28398" dir="3806097" algn="ctr" rotWithShape="0">
                              <a:srgbClr val="375623">
                                <a:alpha val="50000"/>
                              </a:srgbClr>
                            </a:outerShdw>
                          </a:effectLst>
                        </wps:spPr>
                        <wps:txbx>
                          <w:txbxContent>
                            <w:p w14:paraId="66D74907" w14:textId="77777777" w:rsidR="002F6274" w:rsidRPr="00F77EDD" w:rsidRDefault="002F6274">
                              <w:pPr>
                                <w:rPr>
                                  <w:color w:val="767171" w:themeColor="background2" w:themeShade="80"/>
                                </w:rPr>
                              </w:pPr>
                            </w:p>
                          </w:txbxContent>
                        </wps:txbx>
                        <wps:bodyPr rot="0" vert="horz" wrap="square" lIns="91440" tIns="45720" rIns="91440" bIns="45720" anchor="t" anchorCtr="0" upright="1">
                          <a:noAutofit/>
                        </wps:bodyPr>
                      </wps:wsp>
                      <wps:wsp>
                        <wps:cNvPr id="8" name="文字方塊 2"/>
                        <wps:cNvSpPr txBox="1">
                          <a:spLocks noChangeArrowheads="1"/>
                        </wps:cNvSpPr>
                        <wps:spPr bwMode="auto">
                          <a:xfrm>
                            <a:off x="525" y="11054"/>
                            <a:ext cx="1091" cy="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28F6C0B8" w14:textId="77777777" w:rsidR="002F6274" w:rsidRPr="0060383D" w:rsidRDefault="002F6274" w:rsidP="00050F74">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付款方式請擇</w:t>
                              </w:r>
                              <w:proofErr w:type="gramStart"/>
                              <w:r w:rsidRPr="0060383D">
                                <w:rPr>
                                  <w:rFonts w:ascii="微軟正黑體" w:eastAsia="微軟正黑體" w:hAnsi="微軟正黑體" w:hint="eastAsia"/>
                                  <w:b/>
                                  <w:color w:val="C00000"/>
                                  <w:sz w:val="18"/>
                                  <w:szCs w:val="18"/>
                                </w:rPr>
                                <w:t>一</w:t>
                              </w:r>
                              <w:proofErr w:type="gramEnd"/>
                              <w:r w:rsidRPr="0060383D">
                                <w:rPr>
                                  <w:rFonts w:ascii="微軟正黑體" w:eastAsia="微軟正黑體" w:hAnsi="微軟正黑體" w:hint="eastAsia"/>
                                  <w:b/>
                                  <w:color w:val="C00000"/>
                                  <w:sz w:val="18"/>
                                  <w:szCs w:val="18"/>
                                </w:rPr>
                                <w:t>方案填寫</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5B950" id="_x0000_s1030" style="position:absolute;left:0;text-align:left;margin-left:-69.9pt;margin-top:44.85pt;width:58.85pt;height:54.45pt;z-index:251658752" coordorigin="439,10955" coordsize="1177,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">
                <v:shape id="AutoShape 4" o:spid="_x0000_s1031" type="#_x0000_t61" style="position:absolute;left:439;top:10955;width:1177;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" adj="40151,25652" fillcolor="#ffd966" strokecolor="#f2f2f2" strokeweight="1.5pt">
                  <v:shadow on="t" color="#375623" opacity=".5" offset="1pt"/>
                  <v:textbox>
                    <w:txbxContent>
                      <w:p w:rsidR="002F6274" w:rsidRPr="00F77EDD" w:rsidRDefault="002F6274">
                        <w:pPr>
                          <w:rPr>
                            <w:color w:val="767171" w:themeColor="background2" w:themeShade="80"/>
                          </w:rPr>
                        </w:pPr>
                      </w:p>
                    </w:txbxContent>
                  </v:textbox>
                </v:shape>
                <v:shape id="_x0000_s1032" type="#_x0000_t202" style="position:absolute;left:525;top:11054;width:109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" filled="f" stroked="f" strokecolor="white">
                  <v:textbox>
                    <w:txbxContent>
                      <w:p w:rsidR="002F6274" w:rsidRPr="0060383D" w:rsidRDefault="002F6274" w:rsidP="00050F74">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付款方式請擇</w:t>
                        </w:r>
                        <w:proofErr w:type="gramStart"/>
                        <w:r w:rsidRPr="0060383D">
                          <w:rPr>
                            <w:rFonts w:ascii="微軟正黑體" w:eastAsia="微軟正黑體" w:hAnsi="微軟正黑體" w:hint="eastAsia"/>
                            <w:b/>
                            <w:color w:val="C00000"/>
                            <w:sz w:val="18"/>
                            <w:szCs w:val="18"/>
                          </w:rPr>
                          <w:t>一</w:t>
                        </w:r>
                        <w:proofErr w:type="gramEnd"/>
                        <w:r w:rsidRPr="0060383D">
                          <w:rPr>
                            <w:rFonts w:ascii="微軟正黑體" w:eastAsia="微軟正黑體" w:hAnsi="微軟正黑體" w:hint="eastAsia"/>
                            <w:b/>
                            <w:color w:val="C00000"/>
                            <w:sz w:val="18"/>
                            <w:szCs w:val="18"/>
                          </w:rPr>
                          <w:t>方案填寫</w:t>
                        </w:r>
                      </w:p>
                    </w:txbxContent>
                  </v:textbox>
                </v:shape>
              </v:group>
            </w:pict>
          </mc:Fallback>
        </mc:AlternateContent>
      </w:r>
      <w:r w:rsidR="00072D5B" w:rsidRPr="008B7825">
        <w:rPr>
          <w:rFonts w:ascii="標楷體" w:eastAsia="標楷體" w:hint="eastAsia"/>
        </w:rPr>
        <w:t xml:space="preserve"> </w:t>
      </w:r>
      <w:r w:rsidR="00D17A80" w:rsidRPr="008B7825">
        <w:rPr>
          <w:rFonts w:ascii="標楷體" w:eastAsia="標楷體" w:hint="eastAsia"/>
        </w:rPr>
        <w:t>本計畫經費總計新台幣</w:t>
      </w:r>
      <w:r w:rsidR="000662B0" w:rsidRPr="000662B0">
        <w:rPr>
          <w:rFonts w:ascii="標楷體" w:eastAsia="標楷體" w:hint="eastAsia"/>
          <w:color w:val="FF0000"/>
        </w:rPr>
        <w:t>一百萬</w:t>
      </w:r>
      <w:r w:rsidR="00D17A80" w:rsidRPr="008B7825">
        <w:rPr>
          <w:rFonts w:ascii="標楷體" w:eastAsia="標楷體" w:hint="eastAsia"/>
        </w:rPr>
        <w:t>整，</w:t>
      </w:r>
      <w:r w:rsidR="000662B0">
        <w:rPr>
          <w:rFonts w:ascii="標楷體" w:eastAsia="標楷體" w:hint="eastAsia"/>
        </w:rPr>
        <w:t>含</w:t>
      </w:r>
      <w:r w:rsidR="00D17A80" w:rsidRPr="008B7825">
        <w:rPr>
          <w:rFonts w:ascii="標楷體" w:eastAsia="標楷體" w:hint="eastAsia"/>
        </w:rPr>
        <w:t>校方之行政管理費新台幣</w:t>
      </w:r>
      <w:r w:rsidR="000662B0" w:rsidRPr="000662B0">
        <w:rPr>
          <w:rFonts w:ascii="標楷體" w:eastAsia="標楷體" w:hint="eastAsia"/>
          <w:color w:val="FF0000"/>
        </w:rPr>
        <w:t>十</w:t>
      </w:r>
      <w:r w:rsidR="009B6427" w:rsidRPr="00A558AD">
        <w:rPr>
          <w:rFonts w:ascii="標楷體" w:eastAsia="標楷體" w:hint="eastAsia"/>
          <w:color w:val="FF0000"/>
          <w:u w:val="single"/>
        </w:rPr>
        <w:t>萬</w:t>
      </w:r>
      <w:r w:rsidR="00D17A80" w:rsidRPr="008B7825">
        <w:rPr>
          <w:rFonts w:ascii="標楷體" w:eastAsia="標楷體" w:hint="eastAsia"/>
        </w:rPr>
        <w:t>元整，由乙方支付，其使用由甲方規劃與應用，其經費細目如計畫書所列，本契約經開始執行後，乙方不得要求歸還費用。</w:t>
      </w:r>
    </w:p>
    <w:p w14:paraId="5EABBF00" w14:textId="77777777" w:rsidR="007B014B" w:rsidRPr="008B7825" w:rsidRDefault="00BA0049" w:rsidP="00775AD7">
      <w:pPr>
        <w:spacing w:beforeLines="50" w:before="180" w:line="420" w:lineRule="exact"/>
        <w:rPr>
          <w:rFonts w:ascii="標楷體" w:eastAsia="標楷體"/>
        </w:rPr>
      </w:pPr>
      <w:r w:rsidRPr="008B7825">
        <w:rPr>
          <w:rFonts w:ascii="標楷體" w:eastAsia="標楷體" w:hint="eastAsia"/>
        </w:rPr>
        <w:t>第</w:t>
      </w:r>
      <w:r w:rsidR="00DE65E7">
        <w:rPr>
          <w:rFonts w:ascii="標楷體" w:eastAsia="標楷體" w:hint="eastAsia"/>
        </w:rPr>
        <w:t>五</w:t>
      </w:r>
      <w:r w:rsidRPr="008B7825">
        <w:rPr>
          <w:rFonts w:ascii="標楷體" w:eastAsia="標楷體" w:hint="eastAsia"/>
        </w:rPr>
        <w:t xml:space="preserve">條 </w:t>
      </w:r>
      <w:r w:rsidR="007B014B" w:rsidRPr="008B7825">
        <w:rPr>
          <w:rFonts w:ascii="標楷體" w:eastAsia="標楷體" w:hint="eastAsia"/>
        </w:rPr>
        <w:t>付款方式</w:t>
      </w:r>
    </w:p>
    <w:p w14:paraId="7DCB5377" w14:textId="77777777" w:rsidR="00D17A80" w:rsidRPr="008B7825" w:rsidRDefault="00522334" w:rsidP="004856A4">
      <w:pPr>
        <w:spacing w:line="420" w:lineRule="exact"/>
        <w:ind w:leftChars="414" w:left="1133" w:hangingChars="58" w:hanging="139"/>
        <w:rPr>
          <w:rFonts w:ascii="標楷體" w:eastAsia="標楷體" w:hAnsi="標楷體"/>
          <w:szCs w:val="24"/>
        </w:rPr>
      </w:pPr>
      <w:r w:rsidRPr="008B7825">
        <w:rPr>
          <w:rFonts w:ascii="標楷體" w:eastAsia="標楷體" w:hAnsi="標楷體" w:hint="eastAsia"/>
          <w:szCs w:val="24"/>
        </w:rPr>
        <w:t>本計畫</w:t>
      </w:r>
      <w:r w:rsidR="00D17A80" w:rsidRPr="008B7825">
        <w:rPr>
          <w:rFonts w:ascii="標楷體" w:eastAsia="標楷體" w:hAnsi="標楷體" w:hint="eastAsia"/>
          <w:szCs w:val="24"/>
        </w:rPr>
        <w:t>經費依下列約定，由乙方分</w:t>
      </w:r>
      <w:r w:rsidR="009B6427">
        <w:rPr>
          <w:rFonts w:ascii="標楷體" w:eastAsia="標楷體" w:hAnsi="標楷體" w:hint="eastAsia"/>
          <w:szCs w:val="24"/>
        </w:rPr>
        <w:t>三</w:t>
      </w:r>
      <w:r w:rsidR="00D17A80" w:rsidRPr="008B7825">
        <w:rPr>
          <w:rFonts w:ascii="標楷體" w:eastAsia="標楷體" w:hAnsi="標楷體" w:hint="eastAsia"/>
          <w:szCs w:val="24"/>
        </w:rPr>
        <w:t>期支付甲方：</w:t>
      </w:r>
    </w:p>
    <w:p w14:paraId="7C4DEEB8" w14:textId="77777777" w:rsidR="00D17A80" w:rsidRPr="00A6204E" w:rsidRDefault="00522334" w:rsidP="00A6204E">
      <w:pPr>
        <w:spacing w:line="420" w:lineRule="exact"/>
        <w:ind w:leftChars="414" w:left="1983" w:hangingChars="412" w:hanging="989"/>
        <w:jc w:val="both"/>
        <w:rPr>
          <w:rFonts w:ascii="標楷體" w:eastAsia="標楷體" w:hAnsi="標楷體"/>
          <w:szCs w:val="24"/>
        </w:rPr>
      </w:pPr>
      <w:r w:rsidRPr="008B7825">
        <w:rPr>
          <w:rFonts w:ascii="標楷體" w:eastAsia="標楷體" w:hAnsi="標楷體" w:hint="eastAsia"/>
          <w:szCs w:val="24"/>
        </w:rPr>
        <w:t xml:space="preserve">第一期: </w:t>
      </w:r>
      <w:r w:rsidR="00D17A80" w:rsidRPr="008B7825">
        <w:rPr>
          <w:rFonts w:ascii="標楷體" w:eastAsia="標楷體" w:hAnsi="標楷體" w:hint="eastAsia"/>
          <w:szCs w:val="24"/>
        </w:rPr>
        <w:t>乙方於</w:t>
      </w:r>
      <w:r w:rsidR="009E5AF7" w:rsidRPr="008B7825">
        <w:rPr>
          <w:rFonts w:ascii="標楷體" w:eastAsia="標楷體" w:hAnsi="標楷體" w:hint="eastAsia"/>
          <w:szCs w:val="24"/>
        </w:rPr>
        <w:t>契</w:t>
      </w:r>
      <w:r w:rsidR="00D17A80" w:rsidRPr="008B7825">
        <w:rPr>
          <w:rFonts w:ascii="標楷體" w:eastAsia="標楷體" w:hAnsi="標楷體" w:hint="eastAsia"/>
          <w:szCs w:val="24"/>
        </w:rPr>
        <w:t>約生效後</w:t>
      </w:r>
      <w:r w:rsidRPr="008B7825">
        <w:rPr>
          <w:rFonts w:ascii="標楷體" w:eastAsia="標楷體" w:hAnsi="標楷體" w:hint="eastAsia"/>
          <w:szCs w:val="24"/>
        </w:rPr>
        <w:t xml:space="preserve"> </w:t>
      </w:r>
      <w:r w:rsidR="009B6427">
        <w:rPr>
          <w:rFonts w:ascii="標楷體" w:eastAsia="標楷體" w:hAnsi="標楷體" w:hint="eastAsia"/>
          <w:szCs w:val="24"/>
        </w:rPr>
        <w:t>3</w:t>
      </w:r>
      <w:r w:rsidR="009B6427">
        <w:rPr>
          <w:rFonts w:ascii="標楷體" w:eastAsia="標楷體" w:hAnsi="標楷體"/>
          <w:szCs w:val="24"/>
        </w:rPr>
        <w:t>0</w:t>
      </w:r>
      <w:r w:rsidRPr="008B7825">
        <w:rPr>
          <w:rFonts w:ascii="標楷體" w:eastAsia="標楷體" w:hAnsi="標楷體" w:hint="eastAsia"/>
          <w:szCs w:val="24"/>
        </w:rPr>
        <w:t xml:space="preserve"> </w:t>
      </w:r>
      <w:r w:rsidR="00D17A80" w:rsidRPr="008B7825">
        <w:rPr>
          <w:rFonts w:ascii="標楷體" w:eastAsia="標楷體" w:hAnsi="標楷體" w:hint="eastAsia"/>
          <w:szCs w:val="24"/>
        </w:rPr>
        <w:t>日內，</w:t>
      </w:r>
      <w:r w:rsidRPr="008B7825">
        <w:rPr>
          <w:rFonts w:ascii="標楷體" w:eastAsia="標楷體" w:hAnsi="標楷體" w:hint="eastAsia"/>
          <w:szCs w:val="24"/>
        </w:rPr>
        <w:t>支</w:t>
      </w:r>
      <w:r w:rsidR="00D17A80" w:rsidRPr="008B7825">
        <w:rPr>
          <w:rFonts w:ascii="標楷體" w:eastAsia="標楷體" w:hAnsi="標楷體" w:hint="eastAsia"/>
          <w:szCs w:val="24"/>
        </w:rPr>
        <w:t>付甲方</w:t>
      </w:r>
      <w:r w:rsidR="009B6427" w:rsidRPr="000662B0">
        <w:rPr>
          <w:rFonts w:ascii="標楷體" w:eastAsia="標楷體" w:hAnsi="標楷體" w:hint="eastAsia"/>
          <w:color w:val="FF0000"/>
          <w:szCs w:val="24"/>
        </w:rPr>
        <w:t>2</w:t>
      </w:r>
      <w:r w:rsidR="009B6427" w:rsidRPr="000662B0">
        <w:rPr>
          <w:rFonts w:ascii="標楷體" w:eastAsia="標楷體" w:hAnsi="標楷體"/>
          <w:color w:val="FF0000"/>
          <w:szCs w:val="24"/>
        </w:rPr>
        <w:t>0%</w:t>
      </w:r>
      <w:r w:rsidR="009B6427">
        <w:rPr>
          <w:rFonts w:ascii="標楷體" w:eastAsia="標楷體" w:hAnsi="標楷體" w:hint="eastAsia"/>
          <w:szCs w:val="24"/>
        </w:rPr>
        <w:t>，計</w:t>
      </w:r>
      <w:r w:rsidR="00D17A80" w:rsidRPr="008B7825">
        <w:rPr>
          <w:rFonts w:ascii="標楷體" w:eastAsia="標楷體" w:hAnsi="標楷體" w:hint="eastAsia"/>
          <w:szCs w:val="24"/>
        </w:rPr>
        <w:t>新台幣</w:t>
      </w:r>
      <w:r w:rsidR="000662B0" w:rsidRPr="000662B0">
        <w:rPr>
          <w:rFonts w:ascii="標楷體" w:eastAsia="標楷體" w:hAnsi="標楷體" w:hint="eastAsia"/>
          <w:color w:val="FF0000"/>
          <w:szCs w:val="24"/>
        </w:rPr>
        <w:t>二十</w:t>
      </w:r>
      <w:r w:rsidR="009B6427" w:rsidRPr="000662B0">
        <w:rPr>
          <w:rFonts w:ascii="標楷體" w:eastAsia="標楷體" w:hAnsi="標楷體" w:hint="eastAsia"/>
          <w:color w:val="FF0000"/>
          <w:szCs w:val="24"/>
        </w:rPr>
        <w:t>萬</w:t>
      </w:r>
      <w:r w:rsidR="00D17A80" w:rsidRPr="000662B0">
        <w:rPr>
          <w:rFonts w:ascii="標楷體" w:eastAsia="標楷體" w:hAnsi="標楷體" w:hint="eastAsia"/>
          <w:color w:val="FF0000"/>
          <w:szCs w:val="24"/>
        </w:rPr>
        <w:t>元</w:t>
      </w:r>
      <w:r w:rsidR="00D17A80" w:rsidRPr="008B7825">
        <w:rPr>
          <w:rFonts w:ascii="標楷體" w:eastAsia="標楷體" w:hAnsi="標楷體" w:hint="eastAsia"/>
          <w:szCs w:val="24"/>
        </w:rPr>
        <w:t>整</w:t>
      </w:r>
      <w:r w:rsidR="00D17A80" w:rsidRPr="00A6204E">
        <w:rPr>
          <w:rFonts w:ascii="標楷體" w:eastAsia="標楷體" w:hAnsi="標楷體" w:hint="eastAsia"/>
          <w:szCs w:val="24"/>
        </w:rPr>
        <w:t>。</w:t>
      </w:r>
    </w:p>
    <w:p w14:paraId="54CBF7A9" w14:textId="77777777" w:rsidR="009B3B19" w:rsidRDefault="00522334" w:rsidP="00A6204E">
      <w:pPr>
        <w:spacing w:line="420" w:lineRule="exact"/>
        <w:ind w:leftChars="414" w:left="1983" w:hangingChars="412" w:hanging="989"/>
        <w:jc w:val="both"/>
        <w:rPr>
          <w:rFonts w:ascii="標楷體" w:eastAsia="標楷體" w:hAnsi="標楷體"/>
          <w:szCs w:val="24"/>
        </w:rPr>
      </w:pPr>
      <w:r w:rsidRPr="008B7825">
        <w:rPr>
          <w:rFonts w:ascii="標楷體" w:eastAsia="標楷體" w:hAnsi="標楷體" w:hint="eastAsia"/>
          <w:szCs w:val="24"/>
        </w:rPr>
        <w:t>第二期: 乙方於</w:t>
      </w:r>
      <w:r w:rsidR="00D17A80" w:rsidRPr="008B7825">
        <w:rPr>
          <w:rFonts w:ascii="標楷體" w:eastAsia="標楷體" w:hAnsi="標楷體" w:hint="eastAsia"/>
          <w:szCs w:val="24"/>
        </w:rPr>
        <w:t>甲方</w:t>
      </w:r>
      <w:r w:rsidR="00E51D68" w:rsidRPr="00E51D68">
        <w:rPr>
          <w:rFonts w:ascii="標楷體" w:eastAsia="標楷體" w:hAnsi="標楷體" w:hint="eastAsia"/>
          <w:szCs w:val="24"/>
        </w:rPr>
        <w:t>三個月內</w:t>
      </w:r>
      <w:r w:rsidR="00D17A80" w:rsidRPr="008B7825">
        <w:rPr>
          <w:rFonts w:ascii="標楷體" w:eastAsia="標楷體" w:hAnsi="標楷體" w:hint="eastAsia"/>
          <w:szCs w:val="24"/>
        </w:rPr>
        <w:t>提出</w:t>
      </w:r>
      <w:r w:rsidR="000662B0">
        <w:rPr>
          <w:rFonts w:ascii="標楷體" w:eastAsia="標楷體" w:hAnsi="標楷體" w:hint="eastAsia"/>
          <w:szCs w:val="24"/>
        </w:rPr>
        <w:t>需求分析規格書</w:t>
      </w:r>
      <w:r w:rsidRPr="008B7825">
        <w:rPr>
          <w:rFonts w:ascii="標楷體" w:eastAsia="標楷體" w:hAnsi="標楷體" w:hint="eastAsia"/>
          <w:szCs w:val="24"/>
        </w:rPr>
        <w:t>、</w:t>
      </w:r>
      <w:proofErr w:type="gramStart"/>
      <w:r w:rsidRPr="008B7825">
        <w:rPr>
          <w:rFonts w:ascii="標楷體" w:eastAsia="標楷體" w:hAnsi="標楷體" w:hint="eastAsia"/>
          <w:szCs w:val="24"/>
        </w:rPr>
        <w:t>經乙方</w:t>
      </w:r>
      <w:proofErr w:type="gramEnd"/>
      <w:r w:rsidRPr="008B7825">
        <w:rPr>
          <w:rFonts w:ascii="標楷體" w:eastAsia="標楷體" w:hAnsi="標楷體" w:hint="eastAsia"/>
          <w:szCs w:val="24"/>
        </w:rPr>
        <w:t>審核認可</w:t>
      </w:r>
      <w:r w:rsidR="00D17A80" w:rsidRPr="008B7825">
        <w:rPr>
          <w:rFonts w:ascii="標楷體" w:eastAsia="標楷體" w:hAnsi="標楷體" w:hint="eastAsia"/>
          <w:szCs w:val="24"/>
        </w:rPr>
        <w:t>後</w:t>
      </w:r>
      <w:r w:rsidR="009B6427">
        <w:rPr>
          <w:rFonts w:ascii="標楷體" w:eastAsia="標楷體" w:hAnsi="標楷體" w:hint="eastAsia"/>
          <w:szCs w:val="24"/>
        </w:rPr>
        <w:t>，</w:t>
      </w:r>
      <w:r w:rsidRPr="008B7825">
        <w:rPr>
          <w:rFonts w:ascii="標楷體" w:eastAsia="標楷體" w:hAnsi="標楷體" w:hint="eastAsia"/>
          <w:szCs w:val="24"/>
        </w:rPr>
        <w:t xml:space="preserve"> </w:t>
      </w:r>
      <w:r w:rsidR="009B6427">
        <w:rPr>
          <w:rFonts w:ascii="標楷體" w:eastAsia="標楷體" w:hAnsi="標楷體" w:hint="eastAsia"/>
          <w:szCs w:val="24"/>
        </w:rPr>
        <w:t>3</w:t>
      </w:r>
      <w:r w:rsidR="009B6427">
        <w:rPr>
          <w:rFonts w:ascii="標楷體" w:eastAsia="標楷體" w:hAnsi="標楷體"/>
          <w:szCs w:val="24"/>
        </w:rPr>
        <w:t>0</w:t>
      </w:r>
      <w:r w:rsidRPr="008B7825">
        <w:rPr>
          <w:rFonts w:ascii="標楷體" w:eastAsia="標楷體" w:hAnsi="標楷體" w:hint="eastAsia"/>
          <w:szCs w:val="24"/>
        </w:rPr>
        <w:t xml:space="preserve"> </w:t>
      </w:r>
      <w:r w:rsidR="00D17A80" w:rsidRPr="008B7825">
        <w:rPr>
          <w:rFonts w:ascii="標楷體" w:eastAsia="標楷體" w:hAnsi="標楷體" w:hint="eastAsia"/>
          <w:szCs w:val="24"/>
        </w:rPr>
        <w:t>日內，</w:t>
      </w:r>
      <w:r w:rsidRPr="008B7825">
        <w:rPr>
          <w:rFonts w:ascii="標楷體" w:eastAsia="標楷體" w:hAnsi="標楷體" w:hint="eastAsia"/>
          <w:szCs w:val="24"/>
        </w:rPr>
        <w:t>支付</w:t>
      </w:r>
      <w:r w:rsidR="00D315A0" w:rsidRPr="008B7825">
        <w:rPr>
          <w:rFonts w:ascii="標楷體" w:eastAsia="標楷體" w:hAnsi="標楷體" w:hint="eastAsia"/>
          <w:szCs w:val="24"/>
        </w:rPr>
        <w:t xml:space="preserve"> </w:t>
      </w:r>
      <w:r w:rsidR="009B6427" w:rsidRPr="009B6427">
        <w:rPr>
          <w:rFonts w:ascii="標楷體" w:eastAsia="標楷體" w:hAnsi="標楷體" w:hint="eastAsia"/>
          <w:szCs w:val="24"/>
        </w:rPr>
        <w:t>支付甲方</w:t>
      </w:r>
      <w:r w:rsidR="009B6427" w:rsidRPr="000662B0">
        <w:rPr>
          <w:rFonts w:ascii="標楷體" w:eastAsia="標楷體" w:hAnsi="標楷體"/>
          <w:color w:val="FF0000"/>
          <w:szCs w:val="24"/>
        </w:rPr>
        <w:t>3</w:t>
      </w:r>
      <w:r w:rsidR="009B6427" w:rsidRPr="000662B0">
        <w:rPr>
          <w:rFonts w:ascii="標楷體" w:eastAsia="標楷體" w:hAnsi="標楷體" w:hint="eastAsia"/>
          <w:color w:val="FF0000"/>
          <w:szCs w:val="24"/>
        </w:rPr>
        <w:t>0%</w:t>
      </w:r>
      <w:r w:rsidR="009B6427" w:rsidRPr="009B6427">
        <w:rPr>
          <w:rFonts w:ascii="標楷體" w:eastAsia="標楷體" w:hAnsi="標楷體" w:hint="eastAsia"/>
          <w:szCs w:val="24"/>
        </w:rPr>
        <w:t>，</w:t>
      </w:r>
      <w:r w:rsidR="009B6427">
        <w:rPr>
          <w:rFonts w:ascii="標楷體" w:eastAsia="標楷體" w:hAnsi="標楷體" w:hint="eastAsia"/>
          <w:szCs w:val="24"/>
        </w:rPr>
        <w:t>計</w:t>
      </w:r>
      <w:r w:rsidR="00D17A80" w:rsidRPr="008B7825">
        <w:rPr>
          <w:rFonts w:ascii="標楷體" w:eastAsia="標楷體" w:hAnsi="標楷體" w:hint="eastAsia"/>
          <w:szCs w:val="24"/>
        </w:rPr>
        <w:t>新台幣</w:t>
      </w:r>
      <w:r w:rsidR="000662B0" w:rsidRPr="000662B0">
        <w:rPr>
          <w:rFonts w:ascii="標楷體" w:eastAsia="標楷體" w:hAnsi="標楷體" w:hint="eastAsia"/>
          <w:color w:val="FF0000"/>
          <w:szCs w:val="24"/>
        </w:rPr>
        <w:t>三十</w:t>
      </w:r>
      <w:r w:rsidR="009B6427" w:rsidRPr="000662B0">
        <w:rPr>
          <w:rFonts w:ascii="標楷體" w:eastAsia="標楷體" w:hAnsi="標楷體" w:hint="eastAsia"/>
          <w:color w:val="FF0000"/>
          <w:szCs w:val="24"/>
        </w:rPr>
        <w:t>萬</w:t>
      </w:r>
      <w:r w:rsidR="00D17A80" w:rsidRPr="008B7825">
        <w:rPr>
          <w:rFonts w:ascii="標楷體" w:eastAsia="標楷體" w:hAnsi="標楷體" w:hint="eastAsia"/>
          <w:szCs w:val="24"/>
        </w:rPr>
        <w:t>元整。</w:t>
      </w:r>
      <w:r w:rsidRPr="008B7825">
        <w:rPr>
          <w:rFonts w:ascii="標楷體" w:eastAsia="標楷體" w:hAnsi="標楷體" w:hint="eastAsia"/>
          <w:szCs w:val="24"/>
        </w:rPr>
        <w:t xml:space="preserve"> </w:t>
      </w:r>
    </w:p>
    <w:p w14:paraId="2FE9011C" w14:textId="77777777" w:rsidR="00D17A80" w:rsidRPr="00A6204E" w:rsidRDefault="00522334" w:rsidP="00A6204E">
      <w:pPr>
        <w:spacing w:line="420" w:lineRule="exact"/>
        <w:ind w:leftChars="414" w:left="1983" w:hangingChars="412" w:hanging="989"/>
        <w:jc w:val="both"/>
        <w:rPr>
          <w:rFonts w:ascii="標楷體" w:eastAsia="標楷體" w:hAnsi="標楷體"/>
          <w:szCs w:val="24"/>
        </w:rPr>
      </w:pPr>
      <w:r w:rsidRPr="008B7825">
        <w:rPr>
          <w:rFonts w:ascii="標楷體" w:eastAsia="標楷體" w:hAnsi="標楷體" w:hint="eastAsia"/>
          <w:szCs w:val="24"/>
        </w:rPr>
        <w:t>第三期: 於</w:t>
      </w:r>
      <w:r w:rsidR="000662B0">
        <w:rPr>
          <w:rFonts w:ascii="標楷體" w:eastAsia="標楷體" w:hAnsi="標楷體" w:hint="eastAsia"/>
          <w:szCs w:val="24"/>
        </w:rPr>
        <w:t>計畫期限前</w:t>
      </w:r>
      <w:r w:rsidR="00D17A80" w:rsidRPr="008B7825">
        <w:rPr>
          <w:rFonts w:ascii="標楷體" w:eastAsia="標楷體" w:hAnsi="標楷體" w:hint="eastAsia"/>
          <w:szCs w:val="24"/>
        </w:rPr>
        <w:t>甲方提出</w:t>
      </w:r>
      <w:r w:rsidR="00D315A0" w:rsidRPr="008B7825">
        <w:rPr>
          <w:rFonts w:ascii="標楷體" w:eastAsia="標楷體" w:hAnsi="標楷體" w:hint="eastAsia"/>
          <w:szCs w:val="24"/>
        </w:rPr>
        <w:t>計畫成果</w:t>
      </w:r>
      <w:r w:rsidR="000662B0">
        <w:rPr>
          <w:rFonts w:ascii="標楷體" w:eastAsia="標楷體" w:hAnsi="標楷體" w:hint="eastAsia"/>
          <w:szCs w:val="24"/>
        </w:rPr>
        <w:t>(含程式碼、DB E</w:t>
      </w:r>
      <w:r w:rsidR="000662B0">
        <w:rPr>
          <w:rFonts w:ascii="標楷體" w:eastAsia="標楷體" w:hAnsi="標楷體"/>
          <w:szCs w:val="24"/>
        </w:rPr>
        <w:t>-R Model Sch</w:t>
      </w:r>
      <w:ins w:id="3" w:author="l劉星劭" w:date="2020-12-29T09:47:00Z">
        <w:r w:rsidR="00BF4B00">
          <w:rPr>
            <w:rFonts w:ascii="標楷體" w:eastAsia="標楷體" w:hAnsi="標楷體" w:hint="eastAsia"/>
            <w:szCs w:val="24"/>
          </w:rPr>
          <w:t>e</w:t>
        </w:r>
      </w:ins>
      <w:r w:rsidR="000662B0">
        <w:rPr>
          <w:rFonts w:ascii="標楷體" w:eastAsia="標楷體" w:hAnsi="標楷體"/>
          <w:szCs w:val="24"/>
        </w:rPr>
        <w:t xml:space="preserve">ma </w:t>
      </w:r>
      <w:r w:rsidR="000662B0">
        <w:rPr>
          <w:rFonts w:ascii="標楷體" w:eastAsia="標楷體" w:hAnsi="標楷體" w:hint="eastAsia"/>
          <w:szCs w:val="24"/>
        </w:rPr>
        <w:t>說明文件、程式模組說明文件、程式</w:t>
      </w:r>
      <w:proofErr w:type="gramStart"/>
      <w:r w:rsidR="000662B0">
        <w:rPr>
          <w:rFonts w:ascii="標楷體" w:eastAsia="標楷體" w:hAnsi="標楷體" w:hint="eastAsia"/>
          <w:szCs w:val="24"/>
        </w:rPr>
        <w:t>檔</w:t>
      </w:r>
      <w:proofErr w:type="gramEnd"/>
      <w:r w:rsidR="000662B0">
        <w:rPr>
          <w:rFonts w:ascii="標楷體" w:eastAsia="標楷體" w:hAnsi="標楷體" w:hint="eastAsia"/>
          <w:szCs w:val="24"/>
        </w:rPr>
        <w:t>清單、系統測試報告、教育</w:t>
      </w:r>
      <w:r w:rsidR="000662B0">
        <w:rPr>
          <w:rFonts w:ascii="標楷體" w:eastAsia="標楷體" w:hAnsi="標楷體" w:hint="eastAsia"/>
          <w:szCs w:val="24"/>
        </w:rPr>
        <w:lastRenderedPageBreak/>
        <w:t>訓練等)</w:t>
      </w:r>
      <w:r w:rsidRPr="008B7825">
        <w:rPr>
          <w:rFonts w:ascii="標楷體" w:eastAsia="標楷體" w:hAnsi="標楷體" w:hint="eastAsia"/>
          <w:szCs w:val="24"/>
        </w:rPr>
        <w:t>、</w:t>
      </w:r>
      <w:proofErr w:type="gramStart"/>
      <w:r w:rsidRPr="008B7825">
        <w:rPr>
          <w:rFonts w:ascii="標楷體" w:eastAsia="標楷體" w:hAnsi="標楷體" w:hint="eastAsia"/>
          <w:szCs w:val="24"/>
        </w:rPr>
        <w:t>經乙方</w:t>
      </w:r>
      <w:proofErr w:type="gramEnd"/>
      <w:r w:rsidR="000662B0">
        <w:rPr>
          <w:rFonts w:ascii="標楷體" w:eastAsia="標楷體" w:hAnsi="標楷體" w:hint="eastAsia"/>
          <w:szCs w:val="24"/>
        </w:rPr>
        <w:t>測試驗收合格</w:t>
      </w:r>
      <w:r w:rsidRPr="008B7825">
        <w:rPr>
          <w:rFonts w:ascii="標楷體" w:eastAsia="標楷體" w:hAnsi="標楷體" w:hint="eastAsia"/>
          <w:szCs w:val="24"/>
        </w:rPr>
        <w:t>後</w:t>
      </w:r>
      <w:r w:rsidR="009B6427">
        <w:rPr>
          <w:rFonts w:ascii="標楷體" w:eastAsia="標楷體" w:hAnsi="標楷體"/>
          <w:szCs w:val="24"/>
        </w:rPr>
        <w:t>30</w:t>
      </w:r>
      <w:r w:rsidR="00D17A80" w:rsidRPr="008B7825">
        <w:rPr>
          <w:rFonts w:ascii="標楷體" w:eastAsia="標楷體" w:hAnsi="標楷體" w:hint="eastAsia"/>
          <w:szCs w:val="24"/>
        </w:rPr>
        <w:t>日內，</w:t>
      </w:r>
      <w:r w:rsidRPr="008B7825">
        <w:rPr>
          <w:rFonts w:ascii="標楷體" w:eastAsia="標楷體" w:hAnsi="標楷體" w:hint="eastAsia"/>
          <w:szCs w:val="24"/>
        </w:rPr>
        <w:t>支</w:t>
      </w:r>
      <w:r w:rsidR="00D17A80" w:rsidRPr="008B7825">
        <w:rPr>
          <w:rFonts w:ascii="標楷體" w:eastAsia="標楷體" w:hAnsi="標楷體" w:hint="eastAsia"/>
          <w:szCs w:val="24"/>
        </w:rPr>
        <w:t>付甲方</w:t>
      </w:r>
      <w:r w:rsidR="00D315A0" w:rsidRPr="008B7825">
        <w:rPr>
          <w:rFonts w:ascii="標楷體" w:eastAsia="標楷體" w:hAnsi="標楷體" w:hint="eastAsia"/>
          <w:szCs w:val="24"/>
        </w:rPr>
        <w:t>餘額</w:t>
      </w:r>
      <w:r w:rsidR="009B6427">
        <w:rPr>
          <w:rFonts w:ascii="標楷體" w:eastAsia="標楷體" w:hAnsi="標楷體" w:hint="eastAsia"/>
          <w:szCs w:val="24"/>
        </w:rPr>
        <w:t>5</w:t>
      </w:r>
      <w:r w:rsidR="009B6427">
        <w:rPr>
          <w:rFonts w:ascii="標楷體" w:eastAsia="標楷體" w:hAnsi="標楷體"/>
          <w:szCs w:val="24"/>
        </w:rPr>
        <w:t>0</w:t>
      </w:r>
      <w:r w:rsidR="009B6427">
        <w:rPr>
          <w:rFonts w:ascii="標楷體" w:eastAsia="標楷體" w:hAnsi="標楷體" w:hint="eastAsia"/>
          <w:szCs w:val="24"/>
        </w:rPr>
        <w:t>%</w:t>
      </w:r>
      <w:r w:rsidR="00D17A80" w:rsidRPr="008B7825">
        <w:rPr>
          <w:rFonts w:ascii="標楷體" w:eastAsia="標楷體" w:hAnsi="標楷體" w:hint="eastAsia"/>
          <w:szCs w:val="24"/>
        </w:rPr>
        <w:t>，計新台幣</w:t>
      </w:r>
      <w:r w:rsidR="000662B0">
        <w:rPr>
          <w:rFonts w:ascii="標楷體" w:eastAsia="標楷體" w:hAnsi="標楷體" w:hint="eastAsia"/>
          <w:szCs w:val="24"/>
        </w:rPr>
        <w:t>五十</w:t>
      </w:r>
      <w:r w:rsidR="009B6427" w:rsidRPr="00A6204E">
        <w:rPr>
          <w:rFonts w:ascii="標楷體" w:eastAsia="標楷體" w:hAnsi="標楷體" w:hint="eastAsia"/>
          <w:szCs w:val="24"/>
        </w:rPr>
        <w:t>萬</w:t>
      </w:r>
      <w:r w:rsidR="00D17A80" w:rsidRPr="008B7825">
        <w:rPr>
          <w:rFonts w:ascii="標楷體" w:eastAsia="標楷體" w:hAnsi="標楷體" w:hint="eastAsia"/>
          <w:szCs w:val="24"/>
        </w:rPr>
        <w:t>元整。</w:t>
      </w:r>
    </w:p>
    <w:p w14:paraId="18DC6C89" w14:textId="77777777" w:rsidR="00602F25" w:rsidRPr="008B7825" w:rsidRDefault="00D17A80" w:rsidP="00522334">
      <w:pPr>
        <w:spacing w:beforeLines="50" w:before="180" w:line="420" w:lineRule="exact"/>
        <w:ind w:left="851"/>
        <w:rPr>
          <w:rFonts w:ascii="標楷體" w:eastAsia="標楷體"/>
        </w:rPr>
      </w:pPr>
      <w:r w:rsidRPr="008B7825">
        <w:rPr>
          <w:rFonts w:ascii="標楷體" w:eastAsia="標楷體" w:hAnsi="標楷體" w:hint="eastAsia"/>
          <w:szCs w:val="24"/>
        </w:rPr>
        <w:t>乙方款項如未能如期撥付</w:t>
      </w:r>
      <w:r w:rsidR="00602F25" w:rsidRPr="008B7825">
        <w:rPr>
          <w:rFonts w:ascii="標楷體" w:eastAsia="標楷體" w:hAnsi="標楷體" w:hint="eastAsia"/>
          <w:szCs w:val="24"/>
        </w:rPr>
        <w:t>或</w:t>
      </w:r>
      <w:r w:rsidR="00602F25" w:rsidRPr="008B7825">
        <w:rPr>
          <w:rFonts w:ascii="標楷體" w:eastAsia="標楷體" w:hint="eastAsia"/>
        </w:rPr>
        <w:t>逾期未付時，乙方應</w:t>
      </w:r>
      <w:r w:rsidR="00F44AAB" w:rsidRPr="008B7825">
        <w:rPr>
          <w:rFonts w:ascii="標楷體" w:eastAsia="標楷體" w:hint="eastAsia"/>
        </w:rPr>
        <w:t>按</w:t>
      </w:r>
      <w:r w:rsidR="00F44AAB">
        <w:rPr>
          <w:rFonts w:ascii="標楷體" w:eastAsia="標楷體" w:hint="eastAsia"/>
        </w:rPr>
        <w:t>合約價金之</w:t>
      </w:r>
      <w:r w:rsidR="00602F25" w:rsidRPr="008B7825">
        <w:rPr>
          <w:rFonts w:ascii="標楷體" w:eastAsia="標楷體" w:hint="eastAsia"/>
        </w:rPr>
        <w:t>千分之五按日計</w:t>
      </w:r>
      <w:r w:rsidR="006B7FCF">
        <w:rPr>
          <w:rFonts w:ascii="標楷體" w:eastAsia="標楷體" w:hint="eastAsia"/>
        </w:rPr>
        <w:t>給</w:t>
      </w:r>
      <w:r w:rsidR="00602F25" w:rsidRPr="008B7825">
        <w:rPr>
          <w:rFonts w:ascii="標楷體" w:eastAsia="標楷體" w:hint="eastAsia"/>
        </w:rPr>
        <w:t>付遲延</w:t>
      </w:r>
      <w:proofErr w:type="gramStart"/>
      <w:r w:rsidR="00602F25" w:rsidRPr="008B7825">
        <w:rPr>
          <w:rFonts w:ascii="標楷體" w:eastAsia="標楷體" w:hint="eastAsia"/>
        </w:rPr>
        <w:t>違約金給甲方</w:t>
      </w:r>
      <w:proofErr w:type="gramEnd"/>
      <w:r w:rsidR="00602F25" w:rsidRPr="008B7825">
        <w:rPr>
          <w:rFonts w:ascii="標楷體" w:eastAsia="標楷體" w:hint="eastAsia"/>
        </w:rPr>
        <w:t>，如逾30日仍未付清，甲方得終止本契約，並請求損害賠償。</w:t>
      </w:r>
    </w:p>
    <w:p w14:paraId="5B3C83AF" w14:textId="77777777" w:rsidR="00D17A80" w:rsidRDefault="00D17A80" w:rsidP="00522334">
      <w:pPr>
        <w:spacing w:line="420" w:lineRule="exact"/>
        <w:ind w:leftChars="354" w:left="850" w:firstLine="1"/>
        <w:rPr>
          <w:rFonts w:hAnsi="標楷體"/>
          <w:szCs w:val="24"/>
        </w:rPr>
      </w:pPr>
      <w:r w:rsidRPr="008B7825">
        <w:rPr>
          <w:rFonts w:ascii="標楷體" w:eastAsia="標楷體" w:hAnsi="標楷體" w:hint="eastAsia"/>
          <w:szCs w:val="24"/>
        </w:rPr>
        <w:t>如</w:t>
      </w:r>
      <w:r w:rsidRPr="008B7825">
        <w:rPr>
          <w:rFonts w:ascii="標楷體" w:eastAsia="標楷體" w:hAnsi="標楷體" w:cs="Tahoma" w:hint="eastAsia"/>
          <w:szCs w:val="24"/>
        </w:rPr>
        <w:t>經費使用情形有所變更、預算額度應行追減或執行期限延長</w:t>
      </w:r>
      <w:r w:rsidRPr="008B7825">
        <w:rPr>
          <w:rFonts w:ascii="標楷體" w:eastAsia="標楷體" w:hAnsi="標楷體" w:cs="Tahoma" w:hint="eastAsia"/>
          <w:sz w:val="27"/>
          <w:szCs w:val="27"/>
        </w:rPr>
        <w:t>時</w:t>
      </w:r>
      <w:r w:rsidRPr="008B7825">
        <w:rPr>
          <w:rFonts w:ascii="標楷體" w:eastAsia="標楷體" w:hAnsi="標楷體" w:cs="Tahoma" w:hint="eastAsia"/>
          <w:szCs w:val="24"/>
        </w:rPr>
        <w:t>，</w:t>
      </w:r>
      <w:r w:rsidRPr="008B7825">
        <w:rPr>
          <w:rFonts w:ascii="標楷體" w:eastAsia="標楷體" w:hAnsi="標楷體" w:hint="eastAsia"/>
          <w:szCs w:val="24"/>
        </w:rPr>
        <w:t>由甲乙雙方另行協議定之</w:t>
      </w:r>
      <w:r w:rsidR="00DF45E5">
        <w:rPr>
          <w:rFonts w:hAnsi="標楷體" w:hint="eastAsia"/>
          <w:szCs w:val="24"/>
        </w:rPr>
        <w:t>。</w:t>
      </w:r>
    </w:p>
    <w:p w14:paraId="3B94A817" w14:textId="77777777" w:rsidR="00DF45E5" w:rsidRPr="008B7825" w:rsidRDefault="00DF45E5" w:rsidP="00522334">
      <w:pPr>
        <w:spacing w:line="420" w:lineRule="exact"/>
        <w:ind w:leftChars="354" w:left="850" w:firstLine="1"/>
        <w:rPr>
          <w:rFonts w:ascii="標楷體" w:eastAsia="標楷體" w:hAnsi="標楷體"/>
          <w:szCs w:val="24"/>
        </w:rPr>
      </w:pPr>
      <w:r w:rsidRPr="00DF45E5">
        <w:rPr>
          <w:rFonts w:ascii="標楷體" w:eastAsia="標楷體" w:hAnsi="標楷體" w:hint="eastAsia"/>
          <w:szCs w:val="24"/>
        </w:rPr>
        <w:t>如有需要到工廠現地訪談與系統處理，</w:t>
      </w:r>
      <w:r w:rsidR="007B2366">
        <w:rPr>
          <w:rFonts w:ascii="標楷體" w:eastAsia="標楷體" w:hAnsi="標楷體" w:hint="eastAsia"/>
          <w:szCs w:val="24"/>
        </w:rPr>
        <w:t>所需之</w:t>
      </w:r>
      <w:r w:rsidRPr="00DF45E5">
        <w:rPr>
          <w:rFonts w:ascii="標楷體" w:eastAsia="標楷體" w:hAnsi="標楷體" w:hint="eastAsia"/>
          <w:szCs w:val="24"/>
        </w:rPr>
        <w:t>差旅費</w:t>
      </w:r>
      <w:r w:rsidR="007B2366">
        <w:rPr>
          <w:rFonts w:ascii="標楷體" w:eastAsia="標楷體" w:hAnsi="標楷體" w:hint="eastAsia"/>
          <w:szCs w:val="24"/>
        </w:rPr>
        <w:t>、油費</w:t>
      </w:r>
      <w:r w:rsidRPr="00DF45E5">
        <w:rPr>
          <w:rFonts w:ascii="標楷體" w:eastAsia="標楷體" w:hAnsi="標楷體" w:hint="eastAsia"/>
          <w:szCs w:val="24"/>
        </w:rPr>
        <w:t>由乙方另行支付。</w:t>
      </w:r>
    </w:p>
    <w:p w14:paraId="51015A30" w14:textId="77777777" w:rsidR="00522334" w:rsidRPr="008B7825" w:rsidRDefault="00BA0049" w:rsidP="00522334">
      <w:pPr>
        <w:spacing w:beforeLines="50" w:before="180" w:line="420" w:lineRule="exact"/>
        <w:rPr>
          <w:rFonts w:ascii="標楷體" w:eastAsia="標楷體"/>
        </w:rPr>
      </w:pPr>
      <w:r w:rsidRPr="008B7825">
        <w:rPr>
          <w:rFonts w:ascii="標楷體" w:eastAsia="標楷體" w:hint="eastAsia"/>
        </w:rPr>
        <w:t>第</w:t>
      </w:r>
      <w:r w:rsidR="00DE65E7">
        <w:rPr>
          <w:rFonts w:ascii="標楷體" w:eastAsia="標楷體" w:hint="eastAsia"/>
        </w:rPr>
        <w:t>六</w:t>
      </w:r>
      <w:r w:rsidRPr="008B7825">
        <w:rPr>
          <w:rFonts w:ascii="標楷體" w:eastAsia="標楷體" w:hint="eastAsia"/>
        </w:rPr>
        <w:t xml:space="preserve">條 </w:t>
      </w:r>
      <w:r w:rsidR="00522334" w:rsidRPr="008B7825">
        <w:rPr>
          <w:rFonts w:ascii="標楷體" w:eastAsia="標楷體" w:hint="eastAsia"/>
        </w:rPr>
        <w:t>計畫進度</w:t>
      </w:r>
    </w:p>
    <w:p w14:paraId="3BEDC97E" w14:textId="77777777" w:rsidR="00522334" w:rsidRPr="008B7825" w:rsidRDefault="00522334" w:rsidP="000202D2">
      <w:pPr>
        <w:spacing w:line="420" w:lineRule="exact"/>
        <w:rPr>
          <w:rFonts w:ascii="標楷體" w:eastAsia="標楷體"/>
        </w:rPr>
      </w:pPr>
      <w:r w:rsidRPr="008B7825">
        <w:rPr>
          <w:rFonts w:ascii="標楷體" w:eastAsia="標楷體"/>
        </w:rPr>
        <w:tab/>
      </w:r>
      <w:r w:rsidRPr="008B7825">
        <w:rPr>
          <w:rFonts w:ascii="標楷體" w:eastAsia="標楷體" w:hint="eastAsia"/>
        </w:rPr>
        <w:t xml:space="preserve">   </w:t>
      </w:r>
      <w:r w:rsidR="000202D2" w:rsidRPr="008B7825">
        <w:rPr>
          <w:rFonts w:ascii="標楷體" w:eastAsia="標楷體" w:hint="eastAsia"/>
        </w:rPr>
        <w:t>甲方應依</w:t>
      </w:r>
      <w:r w:rsidR="001C2CE8">
        <w:rPr>
          <w:rFonts w:ascii="標楷體" w:eastAsia="標楷體" w:hint="eastAsia"/>
        </w:rPr>
        <w:t>專案</w:t>
      </w:r>
      <w:r w:rsidR="000202D2" w:rsidRPr="008B7825">
        <w:rPr>
          <w:rFonts w:ascii="標楷體" w:eastAsia="標楷體" w:hint="eastAsia"/>
        </w:rPr>
        <w:t>計畫書之約定，進行本計畫。</w:t>
      </w:r>
    </w:p>
    <w:p w14:paraId="2C57A963" w14:textId="77777777" w:rsidR="00D315A0" w:rsidRPr="008B7825" w:rsidRDefault="00D315A0" w:rsidP="00D315A0">
      <w:pPr>
        <w:spacing w:line="420" w:lineRule="exact"/>
        <w:ind w:leftChars="-1" w:left="848" w:hangingChars="354" w:hanging="850"/>
        <w:rPr>
          <w:rFonts w:ascii="標楷體" w:eastAsia="標楷體"/>
        </w:rPr>
      </w:pPr>
      <w:r w:rsidRPr="008B7825">
        <w:rPr>
          <w:rFonts w:ascii="標楷體" w:eastAsia="標楷體"/>
        </w:rPr>
        <w:tab/>
      </w:r>
      <w:r w:rsidR="0062763F">
        <w:rPr>
          <w:rFonts w:ascii="標楷體" w:eastAsia="標楷體" w:hint="eastAsia"/>
        </w:rPr>
        <w:t>乙方得視需要要求甲方就本計畫之進度提出口頭報告及相關資料，或</w:t>
      </w:r>
      <w:r w:rsidRPr="008B7825">
        <w:rPr>
          <w:rFonts w:ascii="標楷體" w:eastAsia="標楷體" w:hint="eastAsia"/>
        </w:rPr>
        <w:t>派</w:t>
      </w:r>
      <w:proofErr w:type="gramStart"/>
      <w:r w:rsidRPr="008B7825">
        <w:rPr>
          <w:rFonts w:ascii="標楷體" w:eastAsia="標楷體" w:hint="eastAsia"/>
        </w:rPr>
        <w:t>人員至甲方</w:t>
      </w:r>
      <w:proofErr w:type="gramEnd"/>
      <w:r w:rsidRPr="008B7825">
        <w:rPr>
          <w:rFonts w:ascii="標楷體" w:eastAsia="標楷體" w:hint="eastAsia"/>
        </w:rPr>
        <w:t>了解甲方執行本研究之情形。甲方對該人員應提供一切必要之協助。</w:t>
      </w:r>
    </w:p>
    <w:p w14:paraId="3A0A00CC" w14:textId="77777777" w:rsidR="007B014B" w:rsidRPr="008B7825" w:rsidRDefault="00BA0049" w:rsidP="00A95C8F">
      <w:pPr>
        <w:spacing w:beforeLines="50" w:before="180" w:line="420" w:lineRule="exact"/>
        <w:rPr>
          <w:rFonts w:ascii="標楷體" w:eastAsia="標楷體"/>
        </w:rPr>
      </w:pPr>
      <w:r w:rsidRPr="008B7825">
        <w:rPr>
          <w:rFonts w:ascii="標楷體" w:eastAsia="標楷體" w:hint="eastAsia"/>
        </w:rPr>
        <w:t>第</w:t>
      </w:r>
      <w:r w:rsidR="00DE65E7">
        <w:rPr>
          <w:rFonts w:ascii="標楷體" w:eastAsia="標楷體" w:hint="eastAsia"/>
        </w:rPr>
        <w:t>七</w:t>
      </w:r>
      <w:r w:rsidRPr="008B7825">
        <w:rPr>
          <w:rFonts w:ascii="標楷體" w:eastAsia="標楷體" w:hint="eastAsia"/>
        </w:rPr>
        <w:t xml:space="preserve">條 </w:t>
      </w:r>
      <w:r w:rsidR="007B014B" w:rsidRPr="008B7825">
        <w:rPr>
          <w:rFonts w:ascii="標楷體" w:eastAsia="標楷體" w:hint="eastAsia"/>
        </w:rPr>
        <w:t>成果</w:t>
      </w:r>
      <w:r w:rsidR="004852A0" w:rsidRPr="008B7825">
        <w:rPr>
          <w:rFonts w:ascii="標楷體" w:eastAsia="標楷體" w:hint="eastAsia"/>
        </w:rPr>
        <w:t>發表</w:t>
      </w:r>
    </w:p>
    <w:p w14:paraId="2CCD770A" w14:textId="77777777" w:rsidR="005E7783" w:rsidRPr="008B7825" w:rsidRDefault="005E7783" w:rsidP="005E7783">
      <w:pPr>
        <w:spacing w:line="420" w:lineRule="exact"/>
        <w:ind w:left="851"/>
        <w:rPr>
          <w:rFonts w:ascii="標楷體" w:eastAsia="標楷體"/>
        </w:rPr>
      </w:pPr>
      <w:r w:rsidRPr="008B7825">
        <w:rPr>
          <w:rFonts w:ascii="標楷體" w:eastAsia="標楷體" w:hint="eastAsia"/>
        </w:rPr>
        <w:t>甲方及計畫主持人如欲發表本計畫成果，應事先取得乙方之書面同意，乙方無正當理由時，不得拒絕；但計畫成果若涉及乙方營業秘密者，乙方得拒絕之，甲方不得異議。</w:t>
      </w:r>
    </w:p>
    <w:p w14:paraId="615C87CF" w14:textId="77777777" w:rsidR="005E7783" w:rsidRPr="008B7825" w:rsidRDefault="004C490A" w:rsidP="00A95C8F">
      <w:pPr>
        <w:spacing w:beforeLines="50" w:before="180" w:line="420" w:lineRule="exact"/>
        <w:ind w:left="991" w:hangingChars="413" w:hanging="991"/>
        <w:rPr>
          <w:rFonts w:ascii="標楷體" w:eastAsia="標楷體"/>
        </w:rPr>
      </w:pPr>
      <w:r w:rsidRPr="008B7825">
        <w:rPr>
          <w:rFonts w:ascii="標楷體" w:eastAsia="標楷體" w:hint="eastAsia"/>
          <w:noProof/>
        </w:rPr>
        <mc:AlternateContent>
          <mc:Choice Requires="wps">
            <w:drawing>
              <wp:anchor distT="45720" distB="45720" distL="114300" distR="114300" simplePos="0" relativeHeight="251668992" behindDoc="0" locked="0" layoutInCell="1" allowOverlap="1" wp14:anchorId="43511A62" wp14:editId="196DF8BF">
                <wp:simplePos x="0" y="0"/>
                <wp:positionH relativeFrom="column">
                  <wp:posOffset>-935990</wp:posOffset>
                </wp:positionH>
                <wp:positionV relativeFrom="paragraph">
                  <wp:posOffset>387985</wp:posOffset>
                </wp:positionV>
                <wp:extent cx="692785" cy="628650"/>
                <wp:effectExtent l="1270" t="1270" r="1270" b="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D1915BC" w14:textId="77777777" w:rsidR="002F6274" w:rsidRPr="0060383D" w:rsidRDefault="002F6274" w:rsidP="00953346">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成果歸屬請擇</w:t>
                            </w:r>
                            <w:proofErr w:type="gramStart"/>
                            <w:r w:rsidRPr="0060383D">
                              <w:rPr>
                                <w:rFonts w:ascii="微軟正黑體" w:eastAsia="微軟正黑體" w:hAnsi="微軟正黑體" w:hint="eastAsia"/>
                                <w:b/>
                                <w:color w:val="C00000"/>
                                <w:sz w:val="18"/>
                                <w:szCs w:val="18"/>
                              </w:rPr>
                              <w:t>一</w:t>
                            </w:r>
                            <w:proofErr w:type="gramEnd"/>
                            <w:r w:rsidRPr="0060383D">
                              <w:rPr>
                                <w:rFonts w:ascii="微軟正黑體" w:eastAsia="微軟正黑體" w:hAnsi="微軟正黑體" w:hint="eastAsia"/>
                                <w:b/>
                                <w:color w:val="C00000"/>
                                <w:sz w:val="18"/>
                                <w:szCs w:val="18"/>
                              </w:rPr>
                              <w:t>方案填寫</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E3A7C6" id="文字方塊 2" o:spid="_x0000_s1033" type="#_x0000_t202" style="position:absolute;left:0;text-align:left;margin-left:-73.7pt;margin-top:30.55pt;width:54.55pt;height:49.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" filled="f" stroked="f" strokecolor="white">
                <v:textbox>
                  <w:txbxContent>
                    <w:p w:rsidR="002F6274" w:rsidRPr="0060383D" w:rsidRDefault="002F6274" w:rsidP="00953346">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成果歸屬請擇</w:t>
                      </w:r>
                      <w:proofErr w:type="gramStart"/>
                      <w:r w:rsidRPr="0060383D">
                        <w:rPr>
                          <w:rFonts w:ascii="微軟正黑體" w:eastAsia="微軟正黑體" w:hAnsi="微軟正黑體" w:hint="eastAsia"/>
                          <w:b/>
                          <w:color w:val="C00000"/>
                          <w:sz w:val="18"/>
                          <w:szCs w:val="18"/>
                        </w:rPr>
                        <w:t>一</w:t>
                      </w:r>
                      <w:proofErr w:type="gramEnd"/>
                      <w:r w:rsidRPr="0060383D">
                        <w:rPr>
                          <w:rFonts w:ascii="微軟正黑體" w:eastAsia="微軟正黑體" w:hAnsi="微軟正黑體" w:hint="eastAsia"/>
                          <w:b/>
                          <w:color w:val="C00000"/>
                          <w:sz w:val="18"/>
                          <w:szCs w:val="18"/>
                        </w:rPr>
                        <w:t>方案填寫</w:t>
                      </w:r>
                    </w:p>
                  </w:txbxContent>
                </v:textbox>
              </v:shape>
            </w:pict>
          </mc:Fallback>
        </mc:AlternateContent>
      </w:r>
      <w:r w:rsidRPr="008B7825">
        <w:rPr>
          <w:rFonts w:ascii="標楷體" w:eastAsia="標楷體" w:hint="eastAsia"/>
          <w:noProof/>
        </w:rPr>
        <mc:AlternateContent>
          <mc:Choice Requires="wps">
            <w:drawing>
              <wp:anchor distT="0" distB="0" distL="114300" distR="114300" simplePos="0" relativeHeight="251667968" behindDoc="0" locked="0" layoutInCell="1" allowOverlap="1" wp14:anchorId="2AEC7461" wp14:editId="4C398188">
                <wp:simplePos x="0" y="0"/>
                <wp:positionH relativeFrom="column">
                  <wp:posOffset>-967105</wp:posOffset>
                </wp:positionH>
                <wp:positionV relativeFrom="paragraph">
                  <wp:posOffset>339725</wp:posOffset>
                </wp:positionV>
                <wp:extent cx="747395" cy="549275"/>
                <wp:effectExtent l="17780" t="10160" r="958850" b="269240"/>
                <wp:wrapNone/>
                <wp:docPr id="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7395" cy="549275"/>
                        </a:xfrm>
                        <a:prstGeom prst="wedgeRectCallout">
                          <a:avLst>
                            <a:gd name="adj1" fmla="val 158157"/>
                            <a:gd name="adj2" fmla="val 83181"/>
                          </a:avLst>
                        </a:prstGeom>
                        <a:solidFill>
                          <a:srgbClr val="FFD966"/>
                        </a:solidFill>
                        <a:ln w="19050" cap="flat" cmpd="sng">
                          <a:solidFill>
                            <a:srgbClr val="F2F2F2"/>
                          </a:solidFill>
                          <a:prstDash val="solid"/>
                          <a:miter lim="800000"/>
                          <a:headEnd/>
                          <a:tailEnd/>
                        </a:ln>
                        <a:effectLst>
                          <a:outerShdw dist="28398" dir="3806097" algn="ctr" rotWithShape="0">
                            <a:srgbClr val="375623">
                              <a:alpha val="50000"/>
                            </a:srgbClr>
                          </a:outerShdw>
                        </a:effectLst>
                      </wps:spPr>
                      <wps:txbx>
                        <w:txbxContent>
                          <w:p w14:paraId="026CBC50" w14:textId="77777777" w:rsidR="002F6274" w:rsidRDefault="002F6274" w:rsidP="009533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F997C" id="AutoShape 8" o:spid="_x0000_s1034" type="#_x0000_t61" style="position:absolute;left:0;text-align:left;margin-left:-76.15pt;margin-top:26.75pt;width:58.85pt;height:4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" adj="44962,28767" fillcolor="#ffd966" strokecolor="#f2f2f2" strokeweight="1.5pt">
                <v:shadow on="t" color="#375623" opacity=".5" offset="1pt"/>
                <v:textbox>
                  <w:txbxContent>
                    <w:p w:rsidR="002F6274" w:rsidRDefault="002F6274" w:rsidP="00953346"/>
                  </w:txbxContent>
                </v:textbox>
              </v:shape>
            </w:pict>
          </mc:Fallback>
        </mc:AlternateContent>
      </w:r>
      <w:r w:rsidR="005E7783" w:rsidRPr="008B7825">
        <w:rPr>
          <w:rFonts w:ascii="標楷體" w:eastAsia="標楷體" w:hint="eastAsia"/>
        </w:rPr>
        <w:t>第</w:t>
      </w:r>
      <w:r w:rsidR="00DE65E7">
        <w:rPr>
          <w:rFonts w:ascii="標楷體" w:eastAsia="標楷體" w:hint="eastAsia"/>
        </w:rPr>
        <w:t>八</w:t>
      </w:r>
      <w:r w:rsidR="005E7783" w:rsidRPr="008B7825">
        <w:rPr>
          <w:rFonts w:ascii="標楷體" w:eastAsia="標楷體" w:hint="eastAsia"/>
        </w:rPr>
        <w:t>條  儀器購置與使用</w:t>
      </w:r>
    </w:p>
    <w:p w14:paraId="35D2ED7C" w14:textId="77777777" w:rsidR="00DF45E5" w:rsidRDefault="00DF45E5" w:rsidP="005E7783">
      <w:pPr>
        <w:spacing w:line="420" w:lineRule="exact"/>
        <w:ind w:leftChars="400" w:left="960"/>
        <w:rPr>
          <w:rFonts w:ascii="標楷體" w:eastAsia="標楷體"/>
        </w:rPr>
      </w:pPr>
      <w:r w:rsidRPr="00DF45E5">
        <w:rPr>
          <w:rFonts w:ascii="標楷體" w:eastAsia="標楷體" w:hint="eastAsia"/>
        </w:rPr>
        <w:t>本計畫</w:t>
      </w:r>
      <w:r>
        <w:rPr>
          <w:rFonts w:ascii="標楷體" w:eastAsia="標楷體" w:hint="eastAsia"/>
        </w:rPr>
        <w:t>經費包含</w:t>
      </w:r>
      <w:r w:rsidRPr="00DF45E5">
        <w:rPr>
          <w:rFonts w:ascii="標楷體" w:eastAsia="標楷體" w:hint="eastAsia"/>
        </w:rPr>
        <w:t>實際</w:t>
      </w:r>
      <w:r>
        <w:rPr>
          <w:rFonts w:ascii="標楷體" w:eastAsia="標楷體" w:hint="eastAsia"/>
        </w:rPr>
        <w:t>開發需要購置五萬元等級之筆記型電腦兩部，作為開發所需使用。</w:t>
      </w:r>
    </w:p>
    <w:p w14:paraId="77ED8D5A" w14:textId="77777777" w:rsidR="005E7783" w:rsidRDefault="005E7783" w:rsidP="005E7783">
      <w:pPr>
        <w:spacing w:line="420" w:lineRule="exact"/>
        <w:ind w:leftChars="400" w:left="960"/>
        <w:rPr>
          <w:rFonts w:ascii="標楷體" w:eastAsia="標楷體" w:hAnsi="標楷體"/>
        </w:rPr>
      </w:pPr>
      <w:r w:rsidRPr="008B7825">
        <w:rPr>
          <w:rFonts w:ascii="標楷體" w:eastAsia="標楷體" w:hint="eastAsia"/>
        </w:rPr>
        <w:t>本計畫經費所購置之圖書</w:t>
      </w:r>
      <w:r w:rsidRPr="008B7825">
        <w:rPr>
          <w:rFonts w:ascii="標楷體" w:eastAsia="標楷體" w:hAnsi="標楷體" w:hint="eastAsia"/>
        </w:rPr>
        <w:t>、</w:t>
      </w:r>
      <w:r w:rsidRPr="008B7825">
        <w:rPr>
          <w:rFonts w:ascii="標楷體" w:eastAsia="標楷體" w:hint="eastAsia"/>
        </w:rPr>
        <w:t>期刊</w:t>
      </w:r>
      <w:r w:rsidRPr="008B7825">
        <w:rPr>
          <w:rFonts w:ascii="標楷體" w:eastAsia="標楷體" w:hAnsi="標楷體" w:hint="eastAsia"/>
        </w:rPr>
        <w:t>、</w:t>
      </w:r>
      <w:r w:rsidRPr="008B7825">
        <w:rPr>
          <w:rFonts w:ascii="標楷體" w:eastAsia="標楷體" w:hint="eastAsia"/>
        </w:rPr>
        <w:t>儀器及設備等財產，其所有權歸屬於甲方，由甲方納入校產管理及運用</w:t>
      </w:r>
      <w:r w:rsidRPr="008B7825">
        <w:rPr>
          <w:rFonts w:ascii="標楷體" w:eastAsia="標楷體" w:hAnsi="標楷體" w:hint="eastAsia"/>
        </w:rPr>
        <w:t>。</w:t>
      </w:r>
    </w:p>
    <w:p w14:paraId="6F54B7B1" w14:textId="77777777" w:rsidR="007B014B" w:rsidRPr="008B7825" w:rsidRDefault="00BA0049" w:rsidP="003E10F2">
      <w:pPr>
        <w:spacing w:beforeLines="50" w:before="180" w:line="420" w:lineRule="exact"/>
        <w:rPr>
          <w:rFonts w:ascii="標楷體" w:eastAsia="標楷體"/>
        </w:rPr>
      </w:pPr>
      <w:r w:rsidRPr="008B7825">
        <w:rPr>
          <w:rFonts w:ascii="標楷體" w:eastAsia="標楷體" w:hint="eastAsia"/>
        </w:rPr>
        <w:t>第</w:t>
      </w:r>
      <w:r w:rsidR="00DE65E7">
        <w:rPr>
          <w:rFonts w:ascii="標楷體" w:eastAsia="標楷體" w:hint="eastAsia"/>
        </w:rPr>
        <w:t>九</w:t>
      </w:r>
      <w:r w:rsidRPr="008B7825">
        <w:rPr>
          <w:rFonts w:ascii="標楷體" w:eastAsia="標楷體" w:hint="eastAsia"/>
        </w:rPr>
        <w:t xml:space="preserve">條 </w:t>
      </w:r>
      <w:r w:rsidR="004852A0" w:rsidRPr="008B7825">
        <w:rPr>
          <w:rFonts w:ascii="標楷體" w:eastAsia="標楷體" w:hint="eastAsia"/>
        </w:rPr>
        <w:t xml:space="preserve"> 計畫成果</w:t>
      </w:r>
      <w:r w:rsidR="007B014B" w:rsidRPr="008B7825">
        <w:rPr>
          <w:rFonts w:ascii="標楷體" w:eastAsia="標楷體" w:hint="eastAsia"/>
        </w:rPr>
        <w:t>歸屬</w:t>
      </w:r>
    </w:p>
    <w:p w14:paraId="20180733" w14:textId="74FB0C10" w:rsidR="004852A0" w:rsidRPr="0063123A" w:rsidRDefault="00324E91" w:rsidP="0063123A">
      <w:pPr>
        <w:numPr>
          <w:ilvl w:val="0"/>
          <w:numId w:val="6"/>
        </w:numPr>
        <w:tabs>
          <w:tab w:val="num" w:pos="1276"/>
        </w:tabs>
        <w:spacing w:line="420" w:lineRule="exact"/>
        <w:ind w:left="1276" w:hanging="567"/>
        <w:jc w:val="both"/>
        <w:rPr>
          <w:rFonts w:ascii="標楷體" w:eastAsia="標楷體" w:hAnsi="標楷體"/>
          <w:color w:val="FF0000"/>
          <w:szCs w:val="24"/>
        </w:rPr>
      </w:pPr>
      <w:r w:rsidRPr="008B7825">
        <w:rPr>
          <w:rFonts w:ascii="標楷體" w:eastAsia="標楷體" w:hAnsi="標楷體" w:hint="eastAsia"/>
          <w:szCs w:val="24"/>
        </w:rPr>
        <w:t>甲方及計畫主持人因執行本計畫所產出之研發成果及</w:t>
      </w:r>
      <w:r w:rsidR="004852A0" w:rsidRPr="008B7825">
        <w:rPr>
          <w:rFonts w:ascii="標楷體" w:eastAsia="標楷體" w:hAnsi="標楷體" w:hint="eastAsia"/>
          <w:szCs w:val="24"/>
        </w:rPr>
        <w:t>可能獲得之專利權、著作權、營業秘密</w:t>
      </w:r>
      <w:r w:rsidRPr="008B7825">
        <w:rPr>
          <w:rFonts w:ascii="標楷體" w:eastAsia="標楷體" w:hAnsi="標楷體" w:hint="eastAsia"/>
          <w:szCs w:val="24"/>
        </w:rPr>
        <w:t>等</w:t>
      </w:r>
      <w:r w:rsidR="004852A0" w:rsidRPr="008B7825">
        <w:rPr>
          <w:rFonts w:ascii="標楷體" w:eastAsia="標楷體" w:hAnsi="標楷體" w:hint="eastAsia"/>
          <w:szCs w:val="24"/>
        </w:rPr>
        <w:t>智慧財產權，</w:t>
      </w:r>
      <w:proofErr w:type="gramStart"/>
      <w:r w:rsidR="004852A0" w:rsidRPr="008B7825">
        <w:rPr>
          <w:rFonts w:ascii="標楷體" w:eastAsia="標楷體" w:hAnsi="標楷體" w:hint="eastAsia"/>
          <w:szCs w:val="24"/>
        </w:rPr>
        <w:t>均歸乙</w:t>
      </w:r>
      <w:proofErr w:type="gramEnd"/>
      <w:del w:id="4" w:author="l劉星劭" w:date="2020-12-29T09:49:00Z">
        <w:r w:rsidR="004852A0" w:rsidRPr="008B7825" w:rsidDel="00BF4B00">
          <w:rPr>
            <w:rFonts w:ascii="標楷體" w:eastAsia="標楷體" w:hAnsi="標楷體" w:hint="eastAsia"/>
            <w:szCs w:val="24"/>
          </w:rPr>
          <w:delText>雙</w:delText>
        </w:r>
      </w:del>
      <w:r w:rsidR="004852A0" w:rsidRPr="008B7825">
        <w:rPr>
          <w:rFonts w:ascii="標楷體" w:eastAsia="標楷體" w:hAnsi="標楷體" w:hint="eastAsia"/>
          <w:szCs w:val="24"/>
        </w:rPr>
        <w:t>方</w:t>
      </w:r>
      <w:r w:rsidR="009B6427">
        <w:rPr>
          <w:rFonts w:ascii="標楷體" w:eastAsia="標楷體" w:hAnsi="標楷體" w:hint="eastAsia"/>
          <w:szCs w:val="24"/>
        </w:rPr>
        <w:t>所</w:t>
      </w:r>
      <w:r w:rsidR="004852A0" w:rsidRPr="008B7825">
        <w:rPr>
          <w:rFonts w:ascii="標楷體" w:eastAsia="標楷體" w:hAnsi="標楷體" w:hint="eastAsia"/>
          <w:szCs w:val="24"/>
        </w:rPr>
        <w:t>有；</w:t>
      </w:r>
      <w:r w:rsidR="009B6427" w:rsidRPr="0063123A">
        <w:rPr>
          <w:rFonts w:ascii="標楷體" w:eastAsia="標楷體" w:hAnsi="標楷體" w:hint="eastAsia"/>
          <w:szCs w:val="24"/>
        </w:rPr>
        <w:t>但</w:t>
      </w:r>
      <w:ins w:id="5" w:author="l劉星劭" w:date="2020-12-29T10:12:00Z">
        <w:r w:rsidR="003A4E25">
          <w:rPr>
            <w:rFonts w:ascii="標楷體" w:eastAsia="標楷體" w:hAnsi="標楷體" w:hint="eastAsia"/>
            <w:szCs w:val="24"/>
          </w:rPr>
          <w:t>乙方同意永久</w:t>
        </w:r>
        <w:r w:rsidR="005518B1">
          <w:rPr>
            <w:rFonts w:ascii="標楷體" w:eastAsia="標楷體" w:hAnsi="標楷體" w:hint="eastAsia"/>
            <w:szCs w:val="24"/>
          </w:rPr>
          <w:t>、無償、非專屬授權甲方，於學術研究、教學等</w:t>
        </w:r>
      </w:ins>
      <w:ins w:id="6" w:author="l劉星劭" w:date="2020-12-29T10:13:00Z">
        <w:r w:rsidR="005518B1">
          <w:rPr>
            <w:rFonts w:ascii="標楷體" w:eastAsia="標楷體" w:hAnsi="標楷體" w:hint="eastAsia"/>
            <w:szCs w:val="24"/>
          </w:rPr>
          <w:t>非營利範圍內使用本計畫研究成果。</w:t>
        </w:r>
      </w:ins>
      <w:r w:rsidR="0063123A" w:rsidRPr="005518B1">
        <w:rPr>
          <w:rFonts w:ascii="標楷體" w:eastAsia="標楷體" w:hAnsi="標楷體" w:hint="eastAsia"/>
          <w:strike/>
          <w:color w:val="FF0000"/>
          <w:szCs w:val="24"/>
          <w:rPrChange w:id="7" w:author="l劉星劭" w:date="2020-12-29T10:13:00Z">
            <w:rPr>
              <w:rFonts w:ascii="標楷體" w:eastAsia="標楷體" w:hAnsi="標楷體" w:hint="eastAsia"/>
              <w:color w:val="FF0000"/>
              <w:szCs w:val="24"/>
            </w:rPr>
          </w:rPrChange>
        </w:rPr>
        <w:t>未經雙方協</w:t>
      </w:r>
      <w:r w:rsidR="0016143C" w:rsidRPr="005518B1">
        <w:rPr>
          <w:rFonts w:ascii="標楷體" w:eastAsia="標楷體" w:hAnsi="標楷體" w:hint="eastAsia"/>
          <w:strike/>
          <w:color w:val="FF0000"/>
          <w:szCs w:val="24"/>
          <w:rPrChange w:id="8" w:author="l劉星劭" w:date="2020-12-29T10:13:00Z">
            <w:rPr>
              <w:rFonts w:ascii="標楷體" w:eastAsia="標楷體" w:hAnsi="標楷體" w:hint="eastAsia"/>
              <w:color w:val="FF0000"/>
              <w:szCs w:val="24"/>
            </w:rPr>
          </w:rPrChange>
        </w:rPr>
        <w:t>商議</w:t>
      </w:r>
      <w:r w:rsidR="0063123A" w:rsidRPr="005518B1">
        <w:rPr>
          <w:rFonts w:ascii="標楷體" w:eastAsia="標楷體" w:hAnsi="標楷體" w:hint="eastAsia"/>
          <w:strike/>
          <w:color w:val="FF0000"/>
          <w:szCs w:val="24"/>
          <w:rPrChange w:id="9" w:author="l劉星劭" w:date="2020-12-29T10:13:00Z">
            <w:rPr>
              <w:rFonts w:ascii="標楷體" w:eastAsia="標楷體" w:hAnsi="標楷體" w:hint="eastAsia"/>
              <w:color w:val="FF0000"/>
              <w:szCs w:val="24"/>
            </w:rPr>
          </w:rPrChange>
        </w:rPr>
        <w:t>定前</w:t>
      </w:r>
      <w:r w:rsidR="0016143C" w:rsidRPr="005518B1">
        <w:rPr>
          <w:rFonts w:ascii="標楷體" w:eastAsia="標楷體" w:hAnsi="標楷體" w:hint="eastAsia"/>
          <w:strike/>
          <w:color w:val="FF0000"/>
          <w:szCs w:val="24"/>
          <w:rPrChange w:id="10" w:author="l劉星劭" w:date="2020-12-29T10:13:00Z">
            <w:rPr>
              <w:rFonts w:ascii="標楷體" w:eastAsia="標楷體" w:hAnsi="標楷體" w:hint="eastAsia"/>
              <w:color w:val="FF0000"/>
              <w:szCs w:val="24"/>
            </w:rPr>
          </w:rPrChange>
        </w:rPr>
        <w:t>，</w:t>
      </w:r>
      <w:r w:rsidR="0063123A" w:rsidRPr="005518B1">
        <w:rPr>
          <w:rFonts w:ascii="標楷體" w:eastAsia="標楷體" w:hAnsi="標楷體" w:hint="eastAsia"/>
          <w:strike/>
          <w:color w:val="FF0000"/>
          <w:szCs w:val="24"/>
          <w:rPrChange w:id="11" w:author="l劉星劭" w:date="2020-12-29T10:13:00Z">
            <w:rPr>
              <w:rFonts w:ascii="標楷體" w:eastAsia="標楷體" w:hAnsi="標楷體" w:hint="eastAsia"/>
              <w:color w:val="FF0000"/>
              <w:szCs w:val="24"/>
            </w:rPr>
          </w:rPrChange>
        </w:rPr>
        <w:t>本計畫</w:t>
      </w:r>
      <w:r w:rsidR="004852A0" w:rsidRPr="005518B1">
        <w:rPr>
          <w:rFonts w:ascii="標楷體" w:eastAsia="標楷體" w:hAnsi="標楷體" w:hint="eastAsia"/>
          <w:strike/>
          <w:color w:val="FF0000"/>
          <w:szCs w:val="24"/>
          <w:rPrChange w:id="12" w:author="l劉星劭" w:date="2020-12-29T10:13:00Z">
            <w:rPr>
              <w:rFonts w:ascii="標楷體" w:eastAsia="標楷體" w:hAnsi="標楷體" w:hint="eastAsia"/>
              <w:color w:val="FF0000"/>
              <w:szCs w:val="24"/>
            </w:rPr>
          </w:rPrChange>
        </w:rPr>
        <w:t>成果</w:t>
      </w:r>
      <w:r w:rsidR="009B6427" w:rsidRPr="005518B1">
        <w:rPr>
          <w:rFonts w:ascii="標楷體" w:eastAsia="標楷體" w:hAnsi="標楷體" w:hint="eastAsia"/>
          <w:strike/>
          <w:color w:val="FF0000"/>
          <w:szCs w:val="24"/>
          <w:rPrChange w:id="13" w:author="l劉星劭" w:date="2020-12-29T10:13:00Z">
            <w:rPr>
              <w:rFonts w:ascii="標楷體" w:eastAsia="標楷體" w:hAnsi="標楷體" w:hint="eastAsia"/>
              <w:color w:val="FF0000"/>
              <w:szCs w:val="24"/>
            </w:rPr>
          </w:rPrChange>
        </w:rPr>
        <w:t>，不得應用於乙方以外</w:t>
      </w:r>
      <w:r w:rsidR="004852A0" w:rsidRPr="005518B1">
        <w:rPr>
          <w:rFonts w:ascii="標楷體" w:eastAsia="標楷體" w:hAnsi="標楷體" w:hint="eastAsia"/>
          <w:strike/>
          <w:color w:val="FF0000"/>
          <w:szCs w:val="24"/>
          <w:rPrChange w:id="14" w:author="l劉星劭" w:date="2020-12-29T10:13:00Z">
            <w:rPr>
              <w:rFonts w:ascii="標楷體" w:eastAsia="標楷體" w:hAnsi="標楷體" w:hint="eastAsia"/>
              <w:color w:val="FF0000"/>
              <w:szCs w:val="24"/>
            </w:rPr>
          </w:rPrChange>
        </w:rPr>
        <w:t>。</w:t>
      </w:r>
    </w:p>
    <w:bookmarkStart w:id="15" w:name="_GoBack"/>
    <w:commentRangeStart w:id="16"/>
    <w:p w14:paraId="54D8F9C8" w14:textId="77777777" w:rsidR="004852A0" w:rsidRPr="007C0315" w:rsidRDefault="00F04AAA" w:rsidP="004856A4">
      <w:pPr>
        <w:numPr>
          <w:ilvl w:val="0"/>
          <w:numId w:val="6"/>
        </w:numPr>
        <w:tabs>
          <w:tab w:val="num" w:pos="1276"/>
        </w:tabs>
        <w:spacing w:line="420" w:lineRule="exact"/>
        <w:ind w:left="1276" w:hanging="567"/>
        <w:jc w:val="both"/>
        <w:rPr>
          <w:rFonts w:ascii="標楷體" w:eastAsia="標楷體" w:hAnsi="標楷體"/>
          <w:strike/>
          <w:szCs w:val="24"/>
          <w:rPrChange w:id="17" w:author="l劉星劭" w:date="2020-12-29T10:13:00Z">
            <w:rPr>
              <w:rFonts w:ascii="標楷體" w:eastAsia="標楷體" w:hAnsi="標楷體"/>
              <w:szCs w:val="24"/>
            </w:rPr>
          </w:rPrChange>
        </w:rPr>
      </w:pPr>
      <w:r w:rsidRPr="007C0315">
        <w:rPr>
          <w:rFonts w:ascii="標楷體" w:eastAsia="標楷體" w:hAnsi="標楷體" w:hint="eastAsia"/>
          <w:strike/>
          <w:noProof/>
          <w:szCs w:val="24"/>
          <w:rPrChange w:id="18" w:author="l劉星劭" w:date="2020-12-29T10:13:00Z">
            <w:rPr>
              <w:rFonts w:ascii="標楷體" w:eastAsia="標楷體" w:hAnsi="標楷體" w:hint="eastAsia"/>
              <w:noProof/>
              <w:szCs w:val="24"/>
            </w:rPr>
          </w:rPrChange>
        </w:rPr>
        <mc:AlternateContent>
          <mc:Choice Requires="wpg">
            <w:drawing>
              <wp:anchor distT="0" distB="0" distL="114300" distR="114300" simplePos="0" relativeHeight="251666944" behindDoc="0" locked="0" layoutInCell="1" allowOverlap="1" wp14:anchorId="6D681224" wp14:editId="4C8CD9B3">
                <wp:simplePos x="0" y="0"/>
                <wp:positionH relativeFrom="column">
                  <wp:posOffset>-825693</wp:posOffset>
                </wp:positionH>
                <wp:positionV relativeFrom="paragraph">
                  <wp:posOffset>465897</wp:posOffset>
                </wp:positionV>
                <wp:extent cx="747395" cy="747836"/>
                <wp:effectExtent l="0" t="0" r="852805" b="147955"/>
                <wp:wrapNone/>
                <wp:docPr id="10" name="群組 10"/>
                <wp:cNvGraphicFramePr/>
                <a:graphic xmlns:a="http://schemas.openxmlformats.org/drawingml/2006/main">
                  <a:graphicData uri="http://schemas.microsoft.com/office/word/2010/wordprocessingGroup">
                    <wpg:wgp>
                      <wpg:cNvGrpSpPr/>
                      <wpg:grpSpPr>
                        <a:xfrm>
                          <a:off x="0" y="0"/>
                          <a:ext cx="747395" cy="747836"/>
                          <a:chOff x="0" y="0"/>
                          <a:chExt cx="747395" cy="747836"/>
                        </a:xfrm>
                      </wpg:grpSpPr>
                      <wps:wsp>
                        <wps:cNvPr id="3" name="AutoShape 12"/>
                        <wps:cNvSpPr>
                          <a:spLocks noChangeArrowheads="1"/>
                        </wps:cNvSpPr>
                        <wps:spPr bwMode="auto">
                          <a:xfrm>
                            <a:off x="0" y="0"/>
                            <a:ext cx="747395" cy="660400"/>
                          </a:xfrm>
                          <a:prstGeom prst="wedgeRectCallout">
                            <a:avLst>
                              <a:gd name="adj1" fmla="val 150767"/>
                              <a:gd name="adj2" fmla="val 72757"/>
                            </a:avLst>
                          </a:prstGeom>
                          <a:solidFill>
                            <a:srgbClr val="FFD966"/>
                          </a:solidFill>
                          <a:ln w="19050" cap="flat" cmpd="sng">
                            <a:solidFill>
                              <a:srgbClr val="F2F2F2"/>
                            </a:solidFill>
                            <a:prstDash val="solid"/>
                            <a:miter lim="800000"/>
                            <a:headEnd/>
                            <a:tailEnd/>
                          </a:ln>
                          <a:effectLst>
                            <a:outerShdw dist="28398" dir="3806097" algn="ctr" rotWithShape="0">
                              <a:srgbClr val="375623">
                                <a:alpha val="50000"/>
                              </a:srgbClr>
                            </a:outerShdw>
                          </a:effectLst>
                        </wps:spPr>
                        <wps:txbx>
                          <w:txbxContent>
                            <w:p w14:paraId="0EE69180" w14:textId="77777777" w:rsidR="002F6274" w:rsidRDefault="002F6274" w:rsidP="00324E91"/>
                          </w:txbxContent>
                        </wps:txbx>
                        <wps:bodyPr rot="0" vert="horz" wrap="square" lIns="91440" tIns="45720" rIns="91440" bIns="45720" anchor="t" anchorCtr="0" upright="1">
                          <a:noAutofit/>
                        </wps:bodyPr>
                      </wps:wsp>
                      <wps:wsp>
                        <wps:cNvPr id="2" name="文字方塊 2"/>
                        <wps:cNvSpPr txBox="1">
                          <a:spLocks noChangeArrowheads="1"/>
                        </wps:cNvSpPr>
                        <wps:spPr bwMode="auto">
                          <a:xfrm>
                            <a:off x="39756" y="71561"/>
                            <a:ext cx="69278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E10A9AC" w14:textId="77777777" w:rsidR="002F6274" w:rsidRPr="0060383D" w:rsidRDefault="002F6274" w:rsidP="00324E91">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名稱使用限制請擇</w:t>
                              </w:r>
                              <w:proofErr w:type="gramStart"/>
                              <w:r w:rsidRPr="0060383D">
                                <w:rPr>
                                  <w:rFonts w:ascii="微軟正黑體" w:eastAsia="微軟正黑體" w:hAnsi="微軟正黑體" w:hint="eastAsia"/>
                                  <w:b/>
                                  <w:color w:val="C00000"/>
                                  <w:sz w:val="18"/>
                                  <w:szCs w:val="18"/>
                                </w:rPr>
                                <w:t>一</w:t>
                              </w:r>
                              <w:proofErr w:type="gramEnd"/>
                              <w:r w:rsidRPr="0060383D">
                                <w:rPr>
                                  <w:rFonts w:ascii="微軟正黑體" w:eastAsia="微軟正黑體" w:hAnsi="微軟正黑體" w:hint="eastAsia"/>
                                  <w:b/>
                                  <w:color w:val="C00000"/>
                                  <w:sz w:val="18"/>
                                  <w:szCs w:val="18"/>
                                </w:rPr>
                                <w:t>方案填寫</w:t>
                              </w:r>
                            </w:p>
                          </w:txbxContent>
                        </wps:txbx>
                        <wps:bodyPr rot="0" vert="horz" wrap="square" lIns="91440" tIns="45720" rIns="91440" bIns="45720" anchor="t" anchorCtr="0" upright="1">
                          <a:noAutofit/>
                        </wps:bodyPr>
                      </wps:wsp>
                    </wpg:wgp>
                  </a:graphicData>
                </a:graphic>
              </wp:anchor>
            </w:drawing>
          </mc:Choice>
          <mc:Fallback>
            <w:pict>
              <v:group w14:anchorId="0757D691" id="群組 10" o:spid="_x0000_s1035" style="position:absolute;left:0;text-align:left;margin-left:-65pt;margin-top:36.7pt;width:58.85pt;height:58.9pt;z-index:251666944" coordsize="7473,7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">
                <v:shape id="AutoShape 12" o:spid="_x0000_s1036" type="#_x0000_t61" style="position:absolute;width:7473;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" adj="43366,26516" fillcolor="#ffd966" strokecolor="#f2f2f2" strokeweight="1.5pt">
                  <v:shadow on="t" color="#375623" opacity=".5" offset="1pt"/>
                  <v:textbox>
                    <w:txbxContent>
                      <w:p w:rsidR="002F6274" w:rsidRDefault="002F6274" w:rsidP="00324E91"/>
                    </w:txbxContent>
                  </v:textbox>
                </v:shape>
                <v:shape id="_x0000_s1037" type="#_x0000_t202" style="position:absolute;left:397;top:715;width:6928;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" filled="f" stroked="f" strokecolor="white">
                  <v:textbox>
                    <w:txbxContent>
                      <w:p w:rsidR="002F6274" w:rsidRPr="0060383D" w:rsidRDefault="002F6274" w:rsidP="00324E91">
                        <w:pPr>
                          <w:spacing w:line="200" w:lineRule="exact"/>
                          <w:rPr>
                            <w:rFonts w:ascii="微軟正黑體" w:eastAsia="微軟正黑體" w:hAnsi="微軟正黑體"/>
                            <w:b/>
                            <w:color w:val="C00000"/>
                            <w:sz w:val="18"/>
                            <w:szCs w:val="18"/>
                          </w:rPr>
                        </w:pPr>
                        <w:r w:rsidRPr="0060383D">
                          <w:rPr>
                            <w:rFonts w:ascii="微軟正黑體" w:eastAsia="微軟正黑體" w:hAnsi="微軟正黑體" w:hint="eastAsia"/>
                            <w:b/>
                            <w:color w:val="C00000"/>
                            <w:sz w:val="18"/>
                            <w:szCs w:val="18"/>
                          </w:rPr>
                          <w:t>名稱使用限制請擇</w:t>
                        </w:r>
                        <w:proofErr w:type="gramStart"/>
                        <w:r w:rsidRPr="0060383D">
                          <w:rPr>
                            <w:rFonts w:ascii="微軟正黑體" w:eastAsia="微軟正黑體" w:hAnsi="微軟正黑體" w:hint="eastAsia"/>
                            <w:b/>
                            <w:color w:val="C00000"/>
                            <w:sz w:val="18"/>
                            <w:szCs w:val="18"/>
                          </w:rPr>
                          <w:t>一</w:t>
                        </w:r>
                        <w:proofErr w:type="gramEnd"/>
                        <w:r w:rsidRPr="0060383D">
                          <w:rPr>
                            <w:rFonts w:ascii="微軟正黑體" w:eastAsia="微軟正黑體" w:hAnsi="微軟正黑體" w:hint="eastAsia"/>
                            <w:b/>
                            <w:color w:val="C00000"/>
                            <w:sz w:val="18"/>
                            <w:szCs w:val="18"/>
                          </w:rPr>
                          <w:t>方案填寫</w:t>
                        </w:r>
                      </w:p>
                    </w:txbxContent>
                  </v:textbox>
                </v:shape>
              </v:group>
            </w:pict>
          </mc:Fallback>
        </mc:AlternateContent>
      </w:r>
      <w:r w:rsidR="004852A0" w:rsidRPr="007C0315">
        <w:rPr>
          <w:rFonts w:ascii="標楷體" w:eastAsia="標楷體" w:hAnsi="標楷體" w:hint="eastAsia"/>
          <w:strike/>
          <w:szCs w:val="24"/>
          <w:rPrChange w:id="19" w:author="l劉星劭" w:date="2020-12-29T10:13:00Z">
            <w:rPr>
              <w:rFonts w:ascii="標楷體" w:eastAsia="標楷體" w:hAnsi="標楷體" w:hint="eastAsia"/>
              <w:szCs w:val="24"/>
            </w:rPr>
          </w:rPrChange>
        </w:rPr>
        <w:t>當事人之一方未經他方書面同意，不得將其依前項所取得之智慧財產權授權或讓與第三人</w:t>
      </w:r>
      <w:commentRangeEnd w:id="16"/>
      <w:r w:rsidR="00753BE1" w:rsidRPr="007C0315">
        <w:rPr>
          <w:rStyle w:val="af1"/>
          <w:rFonts w:ascii="Times New Roman" w:hAnsi="Times New Roman"/>
          <w:strike/>
          <w:rPrChange w:id="20" w:author="l劉星劭" w:date="2020-12-29T10:13:00Z">
            <w:rPr>
              <w:rStyle w:val="af1"/>
              <w:rFonts w:ascii="Times New Roman" w:hAnsi="Times New Roman"/>
            </w:rPr>
          </w:rPrChange>
        </w:rPr>
        <w:commentReference w:id="16"/>
      </w:r>
      <w:r w:rsidR="004852A0" w:rsidRPr="007C0315">
        <w:rPr>
          <w:rFonts w:ascii="標楷體" w:eastAsia="標楷體" w:hAnsi="標楷體" w:hint="eastAsia"/>
          <w:strike/>
          <w:szCs w:val="24"/>
          <w:rPrChange w:id="21" w:author="l劉星劭" w:date="2020-12-29T10:13:00Z">
            <w:rPr>
              <w:rFonts w:ascii="標楷體" w:eastAsia="標楷體" w:hAnsi="標楷體" w:hint="eastAsia"/>
              <w:szCs w:val="24"/>
            </w:rPr>
          </w:rPrChange>
        </w:rPr>
        <w:t>。</w:t>
      </w:r>
      <w:bookmarkEnd w:id="15"/>
    </w:p>
    <w:p w14:paraId="22F347B9" w14:textId="77777777" w:rsidR="004852A0" w:rsidRPr="008B7825" w:rsidRDefault="004852A0" w:rsidP="004856A4">
      <w:pPr>
        <w:numPr>
          <w:ilvl w:val="0"/>
          <w:numId w:val="6"/>
        </w:numPr>
        <w:tabs>
          <w:tab w:val="num" w:pos="1276"/>
        </w:tabs>
        <w:adjustRightInd w:val="0"/>
        <w:snapToGrid w:val="0"/>
        <w:spacing w:after="240" w:line="420" w:lineRule="exact"/>
        <w:ind w:leftChars="274" w:left="1275" w:hangingChars="257" w:hanging="617"/>
        <w:jc w:val="both"/>
        <w:rPr>
          <w:rFonts w:ascii="標楷體" w:eastAsia="標楷體" w:hAnsi="標楷體"/>
          <w:szCs w:val="24"/>
        </w:rPr>
      </w:pPr>
      <w:r w:rsidRPr="0063123A">
        <w:rPr>
          <w:rFonts w:ascii="標楷體" w:eastAsia="標楷體" w:hAnsi="標楷體" w:hint="eastAsia"/>
          <w:color w:val="FF0000"/>
          <w:szCs w:val="24"/>
        </w:rPr>
        <w:t>依第一項所取得之智慧財產權的管理、運用及權益分配等所有實質及程序相關事宜，</w:t>
      </w:r>
      <w:r w:rsidR="00D07272">
        <w:rPr>
          <w:rFonts w:ascii="標楷體" w:eastAsia="標楷體" w:hAnsi="標楷體" w:hint="eastAsia"/>
          <w:color w:val="FF0000"/>
          <w:szCs w:val="24"/>
        </w:rPr>
        <w:t>當應用於乙方之外</w:t>
      </w:r>
      <w:r w:rsidR="00D973D7">
        <w:rPr>
          <w:rFonts w:ascii="標楷體" w:eastAsia="標楷體" w:hAnsi="標楷體" w:hint="eastAsia"/>
          <w:color w:val="FF0000"/>
          <w:szCs w:val="24"/>
        </w:rPr>
        <w:t>時</w:t>
      </w:r>
      <w:r w:rsidR="00D07272">
        <w:rPr>
          <w:rFonts w:ascii="標楷體" w:eastAsia="標楷體" w:hAnsi="標楷體" w:hint="eastAsia"/>
          <w:color w:val="FF0000"/>
          <w:szCs w:val="24"/>
        </w:rPr>
        <w:t>，</w:t>
      </w:r>
      <w:r w:rsidRPr="0063123A">
        <w:rPr>
          <w:rFonts w:ascii="標楷體" w:eastAsia="標楷體" w:hAnsi="標楷體" w:hint="eastAsia"/>
          <w:color w:val="FF0000"/>
          <w:szCs w:val="24"/>
        </w:rPr>
        <w:t>由甲乙雙方另行協議定之</w:t>
      </w:r>
      <w:r w:rsidRPr="008B7825">
        <w:rPr>
          <w:rFonts w:ascii="標楷體" w:eastAsia="標楷體" w:hAnsi="標楷體" w:hint="eastAsia"/>
          <w:szCs w:val="24"/>
        </w:rPr>
        <w:t>。</w:t>
      </w:r>
    </w:p>
    <w:p w14:paraId="6A13446B" w14:textId="77777777" w:rsidR="00101EDE" w:rsidRPr="008B7825" w:rsidRDefault="00F04AAA" w:rsidP="004856A4">
      <w:pPr>
        <w:spacing w:line="420" w:lineRule="exact"/>
        <w:rPr>
          <w:rFonts w:ascii="標楷體" w:eastAsia="標楷體"/>
        </w:rPr>
      </w:pPr>
      <w:r w:rsidRPr="008B7825">
        <w:rPr>
          <w:rFonts w:ascii="標楷體" w:eastAsia="標楷體" w:hint="eastAsia"/>
        </w:rPr>
        <w:lastRenderedPageBreak/>
        <w:t>第</w:t>
      </w:r>
      <w:r w:rsidR="00DE65E7">
        <w:rPr>
          <w:rFonts w:ascii="標楷體" w:eastAsia="標楷體" w:hint="eastAsia"/>
        </w:rPr>
        <w:t>十</w:t>
      </w:r>
      <w:r w:rsidR="00101EDE" w:rsidRPr="008B7825">
        <w:rPr>
          <w:rFonts w:ascii="標楷體" w:eastAsia="標楷體" w:hint="eastAsia"/>
        </w:rPr>
        <w:t>條</w:t>
      </w:r>
      <w:r w:rsidR="00324E91" w:rsidRPr="008B7825">
        <w:rPr>
          <w:rFonts w:ascii="標楷體" w:eastAsia="標楷體" w:hint="eastAsia"/>
        </w:rPr>
        <w:t xml:space="preserve"> </w:t>
      </w:r>
      <w:r w:rsidR="00101EDE" w:rsidRPr="008B7825">
        <w:rPr>
          <w:rFonts w:ascii="標楷體" w:eastAsia="標楷體" w:hint="eastAsia"/>
        </w:rPr>
        <w:t>名稱使用</w:t>
      </w:r>
      <w:r w:rsidR="00324E91" w:rsidRPr="008B7825">
        <w:rPr>
          <w:rFonts w:ascii="標楷體" w:eastAsia="標楷體" w:hint="eastAsia"/>
        </w:rPr>
        <w:t>限制</w:t>
      </w:r>
    </w:p>
    <w:p w14:paraId="0034B044" w14:textId="77777777" w:rsidR="006779CA" w:rsidRDefault="00EE7FE1" w:rsidP="006779CA">
      <w:pPr>
        <w:pStyle w:val="a5"/>
        <w:numPr>
          <w:ilvl w:val="0"/>
          <w:numId w:val="13"/>
        </w:numPr>
        <w:spacing w:line="420" w:lineRule="exact"/>
        <w:ind w:leftChars="0"/>
        <w:rPr>
          <w:rFonts w:ascii="標楷體" w:eastAsia="標楷體"/>
        </w:rPr>
      </w:pPr>
      <w:r w:rsidRPr="00EE7FE1">
        <w:rPr>
          <w:rFonts w:ascii="標楷體" w:eastAsia="標楷體" w:hint="eastAsia"/>
        </w:rPr>
        <w:t>乙方可</w:t>
      </w:r>
      <w:r>
        <w:rPr>
          <w:rFonts w:ascii="標楷體" w:eastAsia="標楷體" w:hint="eastAsia"/>
        </w:rPr>
        <w:t>於</w:t>
      </w:r>
      <w:r w:rsidRPr="008B7825">
        <w:rPr>
          <w:rFonts w:ascii="標楷體" w:eastAsia="標楷體" w:hint="eastAsia"/>
        </w:rPr>
        <w:t>民國</w:t>
      </w:r>
      <w:r w:rsidR="009B6427">
        <w:rPr>
          <w:rFonts w:ascii="標楷體" w:eastAsia="標楷體"/>
          <w:u w:val="single"/>
        </w:rPr>
        <w:t>110</w:t>
      </w:r>
      <w:r w:rsidRPr="008B7825">
        <w:rPr>
          <w:rFonts w:ascii="標楷體" w:eastAsia="標楷體" w:hint="eastAsia"/>
        </w:rPr>
        <w:t>年</w:t>
      </w:r>
      <w:r w:rsidR="009B6427">
        <w:rPr>
          <w:rFonts w:ascii="標楷體" w:eastAsia="標楷體"/>
          <w:u w:val="single"/>
        </w:rPr>
        <w:t>01</w:t>
      </w:r>
      <w:r w:rsidRPr="008B7825">
        <w:rPr>
          <w:rFonts w:ascii="標楷體" w:eastAsia="標楷體" w:hint="eastAsia"/>
        </w:rPr>
        <w:t>月</w:t>
      </w:r>
      <w:r w:rsidR="009B6427">
        <w:rPr>
          <w:rFonts w:ascii="標楷體" w:eastAsia="標楷體"/>
          <w:u w:val="single"/>
        </w:rPr>
        <w:t>01</w:t>
      </w:r>
      <w:r w:rsidRPr="008B7825">
        <w:rPr>
          <w:rFonts w:ascii="標楷體" w:eastAsia="標楷體" w:hint="eastAsia"/>
        </w:rPr>
        <w:t>日至民國</w:t>
      </w:r>
      <w:r w:rsidR="009B6427">
        <w:rPr>
          <w:rFonts w:ascii="標楷體" w:eastAsia="標楷體"/>
          <w:u w:val="single"/>
        </w:rPr>
        <w:t>110</w:t>
      </w:r>
      <w:r w:rsidRPr="008B7825">
        <w:rPr>
          <w:rFonts w:ascii="標楷體" w:eastAsia="標楷體" w:hint="eastAsia"/>
        </w:rPr>
        <w:t>年</w:t>
      </w:r>
      <w:r w:rsidR="009B6427">
        <w:rPr>
          <w:rFonts w:ascii="標楷體" w:eastAsia="標楷體"/>
          <w:u w:val="single"/>
        </w:rPr>
        <w:t>12</w:t>
      </w:r>
      <w:r w:rsidRPr="008B7825">
        <w:rPr>
          <w:rFonts w:ascii="標楷體" w:eastAsia="標楷體" w:hint="eastAsia"/>
        </w:rPr>
        <w:t>月</w:t>
      </w:r>
      <w:r w:rsidR="009B6427">
        <w:rPr>
          <w:rFonts w:ascii="標楷體" w:eastAsia="標楷體"/>
          <w:u w:val="single"/>
        </w:rPr>
        <w:t>31</w:t>
      </w:r>
      <w:r w:rsidRPr="008B7825">
        <w:rPr>
          <w:rFonts w:ascii="標楷體" w:eastAsia="標楷體" w:hint="eastAsia"/>
        </w:rPr>
        <w:t>日</w:t>
      </w:r>
      <w:r>
        <w:rPr>
          <w:rFonts w:ascii="標楷體" w:eastAsia="標楷體" w:hint="eastAsia"/>
        </w:rPr>
        <w:t>期間</w:t>
      </w:r>
      <w:r w:rsidRPr="00EE7FE1">
        <w:rPr>
          <w:rFonts w:ascii="標楷體" w:eastAsia="標楷體" w:hint="eastAsia"/>
        </w:rPr>
        <w:t>於本計畫相關報告與文件內</w:t>
      </w:r>
      <w:r w:rsidR="008340E7" w:rsidRPr="00EE7FE1">
        <w:rPr>
          <w:rFonts w:ascii="標楷體" w:eastAsia="標楷體" w:hint="eastAsia"/>
        </w:rPr>
        <w:t>無償</w:t>
      </w:r>
      <w:r w:rsidRPr="00EE7FE1">
        <w:rPr>
          <w:rFonts w:ascii="標楷體" w:eastAsia="標楷體" w:hint="eastAsia"/>
        </w:rPr>
        <w:t>使用甲方、計畫主持人或其所屬單位之名稱、</w:t>
      </w:r>
      <w:r>
        <w:rPr>
          <w:rFonts w:ascii="標楷體" w:eastAsia="標楷體" w:hint="eastAsia"/>
        </w:rPr>
        <w:t>標章</w:t>
      </w:r>
      <w:r w:rsidRPr="00EE7FE1">
        <w:rPr>
          <w:rFonts w:ascii="標楷體" w:eastAsia="標楷體" w:hint="eastAsia"/>
        </w:rPr>
        <w:t>或其他表徵，其使用應遵照甲方之「中國文化大學產學合作實施辦法」辦理。</w:t>
      </w:r>
    </w:p>
    <w:p w14:paraId="005AC9B1" w14:textId="77777777" w:rsidR="000F372A" w:rsidRPr="006779CA" w:rsidRDefault="00BB240E" w:rsidP="006779CA">
      <w:pPr>
        <w:pStyle w:val="a5"/>
        <w:numPr>
          <w:ilvl w:val="0"/>
          <w:numId w:val="13"/>
        </w:numPr>
        <w:spacing w:line="420" w:lineRule="exact"/>
        <w:ind w:leftChars="0"/>
        <w:rPr>
          <w:rFonts w:ascii="標楷體" w:eastAsia="標楷體"/>
        </w:rPr>
      </w:pPr>
      <w:r w:rsidRPr="006779CA">
        <w:rPr>
          <w:rFonts w:ascii="標楷體" w:eastAsia="標楷體" w:hint="eastAsia"/>
        </w:rPr>
        <w:t>乙方</w:t>
      </w:r>
      <w:r w:rsidR="000F372A" w:rsidRPr="006779CA">
        <w:rPr>
          <w:rFonts w:ascii="標楷體" w:eastAsia="標楷體" w:hint="eastAsia"/>
        </w:rPr>
        <w:t>欲</w:t>
      </w:r>
      <w:r w:rsidR="006779CA" w:rsidRPr="006779CA">
        <w:rPr>
          <w:rFonts w:ascii="標楷體" w:eastAsia="標楷體" w:hint="eastAsia"/>
        </w:rPr>
        <w:t>於</w:t>
      </w:r>
      <w:r w:rsidR="000F372A" w:rsidRPr="006779CA">
        <w:rPr>
          <w:rFonts w:ascii="標楷體" w:eastAsia="標楷體" w:hint="eastAsia"/>
        </w:rPr>
        <w:t>商業用途(包括產品、商品或服務之公開行銷、推廣或廣告文宣、內外包裝、網頁等)</w:t>
      </w:r>
      <w:r w:rsidR="006779CA" w:rsidRPr="006779CA">
        <w:rPr>
          <w:rFonts w:ascii="標楷體" w:eastAsia="標楷體" w:hint="eastAsia"/>
        </w:rPr>
        <w:t xml:space="preserve"> </w:t>
      </w:r>
      <w:r w:rsidR="00F63578">
        <w:rPr>
          <w:rFonts w:ascii="標楷體" w:eastAsia="標楷體" w:hint="eastAsia"/>
        </w:rPr>
        <w:t>引</w:t>
      </w:r>
      <w:r w:rsidR="006779CA" w:rsidRPr="006779CA">
        <w:rPr>
          <w:rFonts w:ascii="標楷體" w:eastAsia="標楷體" w:hint="eastAsia"/>
        </w:rPr>
        <w:t>用甲方、甲方之教職員工或其所屬單位之名稱、校徽或其他表徵時，</w:t>
      </w:r>
      <w:r w:rsidR="000F372A" w:rsidRPr="006779CA">
        <w:rPr>
          <w:rFonts w:ascii="標楷體" w:eastAsia="標楷體" w:hint="eastAsia"/>
        </w:rPr>
        <w:t>應以書面</w:t>
      </w:r>
      <w:r w:rsidR="006779CA">
        <w:rPr>
          <w:rFonts w:ascii="標楷體" w:eastAsia="標楷體" w:hint="eastAsia"/>
        </w:rPr>
        <w:t>向甲方</w:t>
      </w:r>
      <w:r w:rsidR="000F372A" w:rsidRPr="006779CA">
        <w:rPr>
          <w:rFonts w:ascii="標楷體" w:eastAsia="標楷體" w:hint="eastAsia"/>
        </w:rPr>
        <w:t>提出申請，經甲方同意</w:t>
      </w:r>
      <w:r w:rsidR="006779CA" w:rsidRPr="006779CA">
        <w:rPr>
          <w:rFonts w:ascii="標楷體" w:eastAsia="標楷體" w:hint="eastAsia"/>
        </w:rPr>
        <w:t>後，</w:t>
      </w:r>
      <w:r w:rsidR="000F372A" w:rsidRPr="006779CA">
        <w:rPr>
          <w:rFonts w:ascii="標楷體" w:eastAsia="標楷體" w:hint="eastAsia"/>
        </w:rPr>
        <w:t>另訂授權合約。</w:t>
      </w:r>
    </w:p>
    <w:p w14:paraId="35F84C7E" w14:textId="77777777" w:rsidR="00BB240E" w:rsidRPr="008B7825" w:rsidRDefault="000F372A" w:rsidP="00BB240E">
      <w:pPr>
        <w:spacing w:line="420" w:lineRule="exact"/>
        <w:ind w:leftChars="295" w:left="1133" w:hangingChars="177" w:hanging="425"/>
        <w:rPr>
          <w:rFonts w:ascii="標楷體" w:eastAsia="標楷體"/>
        </w:rPr>
      </w:pPr>
      <w:r>
        <w:rPr>
          <w:rFonts w:ascii="標楷體" w:eastAsia="標楷體" w:hint="eastAsia"/>
        </w:rPr>
        <w:t>三</w:t>
      </w:r>
      <w:r w:rsidR="00BB240E" w:rsidRPr="008B7825">
        <w:rPr>
          <w:rFonts w:ascii="標楷體" w:eastAsia="標楷體" w:hint="eastAsia"/>
        </w:rPr>
        <w:t>、乙方違反前項規定時</w:t>
      </w:r>
      <w:r w:rsidR="00BB240E" w:rsidRPr="00B40BEC">
        <w:rPr>
          <w:rFonts w:ascii="標楷體" w:eastAsia="標楷體" w:hint="eastAsia"/>
        </w:rPr>
        <w:t>，</w:t>
      </w:r>
      <w:r w:rsidR="00BB240E" w:rsidRPr="0059217D">
        <w:rPr>
          <w:rFonts w:ascii="標楷體" w:eastAsia="標楷體" w:hint="eastAsia"/>
        </w:rPr>
        <w:t>甲方得</w:t>
      </w:r>
      <w:r w:rsidR="00BB240E" w:rsidRPr="008B7825">
        <w:rPr>
          <w:rFonts w:ascii="標楷體" w:eastAsia="標楷體" w:hint="eastAsia"/>
        </w:rPr>
        <w:t>不經催告終止或解除本契約，且不</w:t>
      </w:r>
      <w:proofErr w:type="gramStart"/>
      <w:r w:rsidR="00BB240E" w:rsidRPr="008B7825">
        <w:rPr>
          <w:rFonts w:ascii="標楷體" w:eastAsia="標楷體" w:hint="eastAsia"/>
        </w:rPr>
        <w:t>需返還甲</w:t>
      </w:r>
      <w:proofErr w:type="gramEnd"/>
      <w:r w:rsidR="00BB240E" w:rsidRPr="008B7825">
        <w:rPr>
          <w:rFonts w:ascii="標楷體" w:eastAsia="標楷體" w:hint="eastAsia"/>
        </w:rPr>
        <w:t>方已收取之費用。</w:t>
      </w:r>
    </w:p>
    <w:p w14:paraId="119B40AD" w14:textId="77777777" w:rsidR="005E7783" w:rsidRPr="008B7825" w:rsidRDefault="005E7783" w:rsidP="005E7783">
      <w:pPr>
        <w:spacing w:beforeLines="50" w:before="180" w:line="420" w:lineRule="exact"/>
        <w:rPr>
          <w:rFonts w:ascii="標楷體" w:eastAsia="標楷體"/>
        </w:rPr>
      </w:pPr>
      <w:r w:rsidRPr="008B7825">
        <w:rPr>
          <w:rFonts w:ascii="標楷體" w:eastAsia="標楷體" w:hint="eastAsia"/>
        </w:rPr>
        <w:t>第</w:t>
      </w:r>
      <w:r w:rsidR="00F04AAA" w:rsidRPr="008B7825">
        <w:rPr>
          <w:rFonts w:ascii="標楷體" w:eastAsia="標楷體" w:hint="eastAsia"/>
        </w:rPr>
        <w:t>十</w:t>
      </w:r>
      <w:r w:rsidR="00DE65E7">
        <w:rPr>
          <w:rFonts w:ascii="標楷體" w:eastAsia="標楷體" w:hint="eastAsia"/>
        </w:rPr>
        <w:t>一</w:t>
      </w:r>
      <w:r w:rsidRPr="008B7825">
        <w:rPr>
          <w:rFonts w:ascii="標楷體" w:eastAsia="標楷體" w:hint="eastAsia"/>
        </w:rPr>
        <w:t>條 擔保責任</w:t>
      </w:r>
    </w:p>
    <w:p w14:paraId="0C0CE293" w14:textId="77777777" w:rsidR="003550AF" w:rsidRPr="008B7825" w:rsidRDefault="002F6274" w:rsidP="008A4173">
      <w:pPr>
        <w:numPr>
          <w:ilvl w:val="0"/>
          <w:numId w:val="11"/>
        </w:numPr>
        <w:adjustRightInd w:val="0"/>
        <w:rPr>
          <w:rFonts w:eastAsia="標楷體"/>
        </w:rPr>
      </w:pPr>
      <w:r>
        <w:rPr>
          <w:rFonts w:ascii="標楷體" w:eastAsia="標楷體" w:hint="eastAsia"/>
        </w:rPr>
        <w:t>除本契約有明文約定者外，</w:t>
      </w:r>
      <w:r w:rsidR="005E7783" w:rsidRPr="008B7825">
        <w:rPr>
          <w:rFonts w:ascii="標楷體" w:eastAsia="標楷體" w:hint="eastAsia"/>
        </w:rPr>
        <w:t>甲方</w:t>
      </w:r>
      <w:r>
        <w:rPr>
          <w:rFonts w:ascii="標楷體" w:eastAsia="標楷體" w:hint="eastAsia"/>
        </w:rPr>
        <w:t>不負任何擔保責任，包括</w:t>
      </w:r>
      <w:proofErr w:type="gramStart"/>
      <w:r>
        <w:rPr>
          <w:rFonts w:ascii="標楷體" w:eastAsia="標楷體" w:hint="eastAsia"/>
        </w:rPr>
        <w:t>不</w:t>
      </w:r>
      <w:proofErr w:type="gramEnd"/>
      <w:r>
        <w:rPr>
          <w:rFonts w:ascii="標楷體" w:eastAsia="標楷體" w:hint="eastAsia"/>
        </w:rPr>
        <w:t>擔保本計畫所產生成果之合用性、</w:t>
      </w:r>
      <w:r w:rsidR="005E7783" w:rsidRPr="008B7825">
        <w:rPr>
          <w:rFonts w:ascii="標楷體" w:eastAsia="標楷體" w:hint="eastAsia"/>
        </w:rPr>
        <w:t>商品化可能性</w:t>
      </w:r>
      <w:r>
        <w:rPr>
          <w:rFonts w:ascii="標楷體" w:eastAsia="標楷體" w:hint="eastAsia"/>
        </w:rPr>
        <w:t>或</w:t>
      </w:r>
      <w:r w:rsidR="00E33BB9">
        <w:rPr>
          <w:rFonts w:ascii="標楷體" w:eastAsia="標楷體" w:hint="eastAsia"/>
        </w:rPr>
        <w:t>以本計畫成果發展之</w:t>
      </w:r>
      <w:r>
        <w:rPr>
          <w:rFonts w:ascii="標楷體" w:eastAsia="標楷體" w:hint="eastAsia"/>
        </w:rPr>
        <w:t>相關產品責任。</w:t>
      </w:r>
    </w:p>
    <w:p w14:paraId="655CDDF1" w14:textId="77777777" w:rsidR="004F6CDD" w:rsidRPr="008B7825" w:rsidRDefault="004F6CDD" w:rsidP="003550AF">
      <w:pPr>
        <w:numPr>
          <w:ilvl w:val="0"/>
          <w:numId w:val="11"/>
        </w:numPr>
        <w:adjustRightInd w:val="0"/>
        <w:ind w:hanging="482"/>
        <w:rPr>
          <w:rFonts w:eastAsia="標楷體"/>
        </w:rPr>
      </w:pPr>
      <w:r w:rsidRPr="008B7825">
        <w:rPr>
          <w:rFonts w:ascii="標楷體" w:eastAsia="標楷體" w:hint="eastAsia"/>
        </w:rPr>
        <w:t>甲方計畫主持人應擔保本計畫有關之資料文件全部，係由其自行研究發展所得，無抄襲或仿冒之情事。</w:t>
      </w:r>
    </w:p>
    <w:p w14:paraId="36BB5DC3" w14:textId="77777777" w:rsidR="00B42F09" w:rsidRPr="008B7825" w:rsidRDefault="00B42F09" w:rsidP="005E7783">
      <w:pPr>
        <w:spacing w:beforeLines="50" w:before="180" w:line="420" w:lineRule="exact"/>
        <w:ind w:left="283" w:hangingChars="118" w:hanging="283"/>
        <w:rPr>
          <w:rFonts w:ascii="標楷體" w:eastAsia="標楷體"/>
        </w:rPr>
      </w:pPr>
      <w:r w:rsidRPr="008B7825">
        <w:rPr>
          <w:rFonts w:ascii="標楷體" w:eastAsia="標楷體" w:hint="eastAsia"/>
        </w:rPr>
        <w:t>第</w:t>
      </w:r>
      <w:r w:rsidR="006C4077" w:rsidRPr="008B7825">
        <w:rPr>
          <w:rFonts w:ascii="標楷體" w:eastAsia="標楷體" w:hint="eastAsia"/>
        </w:rPr>
        <w:t>十</w:t>
      </w:r>
      <w:r w:rsidR="00DE65E7">
        <w:rPr>
          <w:rFonts w:ascii="標楷體" w:eastAsia="標楷體" w:hint="eastAsia"/>
        </w:rPr>
        <w:t>二</w:t>
      </w:r>
      <w:r w:rsidRPr="008B7825">
        <w:rPr>
          <w:rFonts w:ascii="標楷體" w:eastAsia="標楷體" w:hint="eastAsia"/>
        </w:rPr>
        <w:t xml:space="preserve">條 侵權責任 </w:t>
      </w:r>
    </w:p>
    <w:p w14:paraId="4D08DB4E" w14:textId="77777777" w:rsidR="002E2A90" w:rsidRPr="008B7825" w:rsidRDefault="00E950DE" w:rsidP="00E950DE">
      <w:pPr>
        <w:numPr>
          <w:ilvl w:val="0"/>
          <w:numId w:val="12"/>
        </w:numPr>
        <w:adjustRightInd w:val="0"/>
        <w:rPr>
          <w:rFonts w:eastAsia="標楷體"/>
        </w:rPr>
      </w:pPr>
      <w:r w:rsidRPr="008B7825">
        <w:rPr>
          <w:rFonts w:ascii="標楷體" w:eastAsia="標楷體" w:hint="eastAsia"/>
        </w:rPr>
        <w:t>乙方使用本研究所產出之</w:t>
      </w:r>
      <w:r w:rsidR="002E2A90" w:rsidRPr="008B7825">
        <w:rPr>
          <w:rFonts w:ascii="標楷體" w:eastAsia="標楷體" w:hint="eastAsia"/>
        </w:rPr>
        <w:t>智慧財產權時，若遇有任何智慧財產權侵權行為致遭第三人請求者，乙方應儘速通知甲方;甲方應協助進行必要程序，以確保雙方權益。甲方對乙方及第三人</w:t>
      </w:r>
      <w:proofErr w:type="gramStart"/>
      <w:r w:rsidR="002E2A90" w:rsidRPr="008B7825">
        <w:rPr>
          <w:rFonts w:ascii="標楷體" w:eastAsia="標楷體" w:hint="eastAsia"/>
        </w:rPr>
        <w:t>不負侵權責</w:t>
      </w:r>
      <w:proofErr w:type="gramEnd"/>
      <w:r w:rsidR="002E2A90" w:rsidRPr="008B7825">
        <w:rPr>
          <w:rFonts w:ascii="標楷體" w:eastAsia="標楷體" w:hint="eastAsia"/>
        </w:rPr>
        <w:t>任，但乙方因而涉訟時，甲方得提供</w:t>
      </w:r>
      <w:proofErr w:type="gramStart"/>
      <w:r w:rsidR="002E2A90" w:rsidRPr="008B7825">
        <w:rPr>
          <w:rFonts w:ascii="標楷體" w:eastAsia="標楷體" w:hint="eastAsia"/>
        </w:rPr>
        <w:t>乙方其所有</w:t>
      </w:r>
      <w:proofErr w:type="gramEnd"/>
      <w:r w:rsidR="002E2A90" w:rsidRPr="008B7825">
        <w:rPr>
          <w:rFonts w:ascii="標楷體" w:eastAsia="標楷體" w:hint="eastAsia"/>
        </w:rPr>
        <w:t>之相關資料文件及物品。</w:t>
      </w:r>
    </w:p>
    <w:p w14:paraId="67D21487" w14:textId="77777777" w:rsidR="00E950DE" w:rsidRPr="008B7825" w:rsidRDefault="00223765" w:rsidP="00223765">
      <w:pPr>
        <w:numPr>
          <w:ilvl w:val="0"/>
          <w:numId w:val="12"/>
        </w:numPr>
        <w:adjustRightInd w:val="0"/>
        <w:rPr>
          <w:rFonts w:eastAsia="標楷體"/>
        </w:rPr>
      </w:pPr>
      <w:r w:rsidRPr="008B7825">
        <w:rPr>
          <w:rFonts w:ascii="標楷體" w:eastAsia="標楷體" w:hint="eastAsia"/>
        </w:rPr>
        <w:t>本計畫所產出之智慧財產權如受侵害，乙方知悉後應立即通知甲方，由甲方及計畫主持人視情況決定自行或協助乙方採取保全行動或法律程序，以確保雙方之權益。</w:t>
      </w:r>
    </w:p>
    <w:p w14:paraId="016A6D0B" w14:textId="77777777" w:rsidR="005E7783" w:rsidRPr="008B7825" w:rsidRDefault="005E7783" w:rsidP="005E7783">
      <w:pPr>
        <w:spacing w:beforeLines="50" w:before="180" w:line="420" w:lineRule="exact"/>
        <w:ind w:left="283" w:hangingChars="118" w:hanging="283"/>
        <w:rPr>
          <w:rFonts w:ascii="標楷體" w:eastAsia="標楷體"/>
        </w:rPr>
      </w:pPr>
      <w:r w:rsidRPr="008B7825">
        <w:rPr>
          <w:rFonts w:ascii="標楷體" w:eastAsia="標楷體" w:hint="eastAsia"/>
        </w:rPr>
        <w:t>第</w:t>
      </w:r>
      <w:r w:rsidR="006C4077" w:rsidRPr="008B7825">
        <w:rPr>
          <w:rFonts w:ascii="標楷體" w:eastAsia="標楷體" w:hint="eastAsia"/>
        </w:rPr>
        <w:t>十</w:t>
      </w:r>
      <w:r w:rsidR="00DE65E7">
        <w:rPr>
          <w:rFonts w:ascii="標楷體" w:eastAsia="標楷體" w:hint="eastAsia"/>
        </w:rPr>
        <w:t>三</w:t>
      </w:r>
      <w:r w:rsidRPr="008B7825">
        <w:rPr>
          <w:rFonts w:ascii="標楷體" w:eastAsia="標楷體" w:hint="eastAsia"/>
        </w:rPr>
        <w:t>條 保密義務</w:t>
      </w:r>
    </w:p>
    <w:p w14:paraId="6AE5E4FC" w14:textId="77777777" w:rsidR="005E7783" w:rsidRPr="008B7825" w:rsidRDefault="005E7783" w:rsidP="005E7783">
      <w:pPr>
        <w:spacing w:line="420" w:lineRule="exact"/>
        <w:ind w:leftChars="236" w:left="988" w:hangingChars="176" w:hanging="422"/>
        <w:rPr>
          <w:rFonts w:ascii="標楷體" w:eastAsia="標楷體"/>
          <w:strike/>
        </w:rPr>
      </w:pPr>
      <w:r w:rsidRPr="008B7825">
        <w:rPr>
          <w:rFonts w:ascii="標楷體" w:eastAsia="標楷體" w:hAnsi="標楷體" w:hint="eastAsia"/>
        </w:rPr>
        <w:t>一、</w:t>
      </w:r>
      <w:r w:rsidRPr="008B7825">
        <w:rPr>
          <w:rFonts w:ascii="標楷體" w:eastAsia="標楷體" w:hint="eastAsia"/>
        </w:rPr>
        <w:t>當事人之一方因本契約而知悉、取得或持有之文件、物品或資訊，除依第</w:t>
      </w:r>
      <w:r w:rsidR="0062763F">
        <w:rPr>
          <w:rFonts w:ascii="標楷體" w:eastAsia="標楷體" w:hint="eastAsia"/>
        </w:rPr>
        <w:t>七</w:t>
      </w:r>
      <w:r w:rsidRPr="008B7825">
        <w:rPr>
          <w:rFonts w:ascii="標楷體" w:eastAsia="標楷體" w:hint="eastAsia"/>
        </w:rPr>
        <w:t>條為成果發表外，非經他方事前書面同意，不得洩漏或交付予第三人或使用於與本契約無關之工作。</w:t>
      </w:r>
    </w:p>
    <w:p w14:paraId="108E74E9" w14:textId="77777777" w:rsidR="005E7783" w:rsidRPr="008B7825" w:rsidRDefault="005E7783" w:rsidP="005E7783">
      <w:pPr>
        <w:spacing w:line="420" w:lineRule="exact"/>
        <w:ind w:leftChars="237" w:left="991" w:hangingChars="176" w:hanging="422"/>
        <w:rPr>
          <w:rFonts w:ascii="標楷體" w:eastAsia="標楷體"/>
        </w:rPr>
      </w:pPr>
      <w:r w:rsidRPr="008B7825">
        <w:rPr>
          <w:rFonts w:ascii="標楷體" w:eastAsia="標楷體" w:hint="eastAsia"/>
        </w:rPr>
        <w:t>二、雙方應要求其參與本計畫之人員遵守本契約之保密約定；如有任一方或其參與本計畫之人員違反本條之約定者，應賠償他方因此所受之損害。</w:t>
      </w:r>
    </w:p>
    <w:p w14:paraId="4427DA19" w14:textId="77777777" w:rsidR="00247199" w:rsidRPr="006A16BF" w:rsidRDefault="00247199" w:rsidP="00247199">
      <w:pPr>
        <w:spacing w:beforeLines="50" w:before="180" w:line="420" w:lineRule="exact"/>
        <w:rPr>
          <w:rFonts w:ascii="標楷體" w:eastAsia="標楷體"/>
        </w:rPr>
      </w:pPr>
      <w:r w:rsidRPr="006A16BF">
        <w:rPr>
          <w:rFonts w:ascii="標楷體" w:eastAsia="標楷體" w:hint="eastAsia"/>
        </w:rPr>
        <w:t>第十四條 個人資料保護</w:t>
      </w:r>
      <w:r w:rsidR="00367557" w:rsidRPr="006A16BF">
        <w:rPr>
          <w:rFonts w:ascii="標楷體" w:eastAsia="標楷體" w:hint="eastAsia"/>
        </w:rPr>
        <w:t xml:space="preserve"> </w:t>
      </w:r>
    </w:p>
    <w:p w14:paraId="47E6C78D" w14:textId="77777777" w:rsidR="00247199" w:rsidRPr="006A16BF" w:rsidRDefault="00247199" w:rsidP="00247199">
      <w:pPr>
        <w:spacing w:line="420" w:lineRule="exact"/>
        <w:ind w:leftChars="236" w:left="566" w:firstLine="1"/>
        <w:rPr>
          <w:rFonts w:ascii="標楷體" w:eastAsia="標楷體"/>
        </w:rPr>
      </w:pPr>
      <w:r w:rsidRPr="006A16BF">
        <w:rPr>
          <w:rFonts w:ascii="標楷體" w:eastAsia="標楷體" w:hint="eastAsia"/>
        </w:rPr>
        <w:t>甲、乙雙方就本計畫所涉及的個人資料，應遵守個人資料保護相關法令，不得對外透露、任意複製、攜出機密資料，或進行非本合約所約定之使用。</w:t>
      </w:r>
      <w:r w:rsidR="00367557" w:rsidRPr="006A16BF">
        <w:rPr>
          <w:rFonts w:ascii="標楷體" w:eastAsia="標楷體" w:hint="eastAsia"/>
        </w:rPr>
        <w:t>合約終</w:t>
      </w:r>
      <w:r w:rsidR="00367557" w:rsidRPr="006A16BF">
        <w:rPr>
          <w:rFonts w:ascii="標楷體" w:eastAsia="標楷體" w:hint="eastAsia"/>
        </w:rPr>
        <w:lastRenderedPageBreak/>
        <w:t>止時，雙方於計畫過程中所保有之個人資料，應依照相關法令，執行個人資料之銷毀並留存銷毀紀錄。</w:t>
      </w:r>
    </w:p>
    <w:p w14:paraId="7B823739" w14:textId="77777777" w:rsidR="00050F74" w:rsidRPr="008B7825" w:rsidRDefault="00050F74" w:rsidP="00AF7722">
      <w:pPr>
        <w:spacing w:beforeLines="50" w:before="180" w:line="420" w:lineRule="exact"/>
        <w:rPr>
          <w:rFonts w:ascii="標楷體" w:eastAsia="標楷體"/>
        </w:rPr>
      </w:pPr>
      <w:r w:rsidRPr="008B7825">
        <w:rPr>
          <w:rFonts w:ascii="標楷體" w:eastAsia="標楷體" w:hint="eastAsia"/>
        </w:rPr>
        <w:t>第十</w:t>
      </w:r>
      <w:r w:rsidR="004B009D">
        <w:rPr>
          <w:rFonts w:ascii="標楷體" w:eastAsia="標楷體" w:hint="eastAsia"/>
        </w:rPr>
        <w:t>五</w:t>
      </w:r>
      <w:r w:rsidRPr="008B7825">
        <w:rPr>
          <w:rFonts w:ascii="標楷體" w:eastAsia="標楷體" w:hint="eastAsia"/>
        </w:rPr>
        <w:t>條 權利義務轉讓</w:t>
      </w:r>
    </w:p>
    <w:p w14:paraId="4D8D7F17" w14:textId="77777777" w:rsidR="00050F74" w:rsidRPr="008B7825" w:rsidRDefault="00050F74" w:rsidP="00050F74">
      <w:pPr>
        <w:spacing w:line="420" w:lineRule="exact"/>
        <w:ind w:leftChars="448" w:left="1133" w:hangingChars="24" w:hanging="58"/>
        <w:rPr>
          <w:rFonts w:ascii="標楷體" w:eastAsia="標楷體"/>
        </w:rPr>
      </w:pPr>
      <w:r w:rsidRPr="008B7825">
        <w:rPr>
          <w:rFonts w:ascii="標楷體" w:eastAsia="標楷體" w:hint="eastAsia"/>
        </w:rPr>
        <w:t>甲乙雙方就本契約中之權利及義務，非經他方事前書面同意，不得轉讓 予第三人。</w:t>
      </w:r>
    </w:p>
    <w:p w14:paraId="48517916" w14:textId="77777777" w:rsidR="007B014B" w:rsidRPr="008B7825" w:rsidRDefault="00A82C47" w:rsidP="00AF7722">
      <w:pPr>
        <w:spacing w:beforeLines="50" w:before="180" w:line="420" w:lineRule="exact"/>
        <w:rPr>
          <w:rFonts w:ascii="標楷體" w:eastAsia="標楷體"/>
        </w:rPr>
      </w:pPr>
      <w:r w:rsidRPr="008B7825">
        <w:rPr>
          <w:rFonts w:ascii="標楷體" w:eastAsia="標楷體" w:hint="eastAsia"/>
        </w:rPr>
        <w:t>第十</w:t>
      </w:r>
      <w:r w:rsidR="004B009D">
        <w:rPr>
          <w:rFonts w:ascii="標楷體" w:eastAsia="標楷體" w:hint="eastAsia"/>
        </w:rPr>
        <w:t>六</w:t>
      </w:r>
      <w:r w:rsidR="00BA0049" w:rsidRPr="008B7825">
        <w:rPr>
          <w:rFonts w:ascii="標楷體" w:eastAsia="標楷體" w:hint="eastAsia"/>
        </w:rPr>
        <w:t xml:space="preserve">條 </w:t>
      </w:r>
      <w:r w:rsidR="007B014B" w:rsidRPr="008B7825">
        <w:rPr>
          <w:rFonts w:ascii="標楷體" w:eastAsia="標楷體" w:hint="eastAsia"/>
        </w:rPr>
        <w:t>聯絡</w:t>
      </w:r>
      <w:r w:rsidR="00745990" w:rsidRPr="008B7825">
        <w:rPr>
          <w:rFonts w:ascii="標楷體" w:eastAsia="標楷體" w:hint="eastAsia"/>
        </w:rPr>
        <w:t>管理</w:t>
      </w:r>
    </w:p>
    <w:p w14:paraId="789F11C3" w14:textId="77777777" w:rsidR="007B014B" w:rsidRPr="008B7825" w:rsidRDefault="007B014B" w:rsidP="004856A4">
      <w:pPr>
        <w:spacing w:line="420" w:lineRule="exact"/>
        <w:ind w:leftChars="448" w:left="1130" w:hangingChars="23" w:hanging="55"/>
        <w:rPr>
          <w:rFonts w:ascii="標楷體" w:eastAsia="標楷體"/>
        </w:rPr>
      </w:pPr>
      <w:r w:rsidRPr="008B7825">
        <w:rPr>
          <w:rFonts w:ascii="標楷體" w:eastAsia="標楷體" w:hint="eastAsia"/>
        </w:rPr>
        <w:t>本合約有關之通知或要求應以書面送達下列之處所及人員（以下稱「聯絡人」），經送達該聯絡人者，即視為已送達該方當事人。</w:t>
      </w:r>
    </w:p>
    <w:p w14:paraId="09795EB4" w14:textId="77777777" w:rsidR="007B014B" w:rsidRPr="008B7825" w:rsidRDefault="007B014B" w:rsidP="00AF7722">
      <w:pPr>
        <w:tabs>
          <w:tab w:val="left" w:pos="2880"/>
        </w:tabs>
        <w:spacing w:line="420" w:lineRule="exact"/>
        <w:rPr>
          <w:rFonts w:ascii="標楷體" w:eastAsia="標楷體"/>
        </w:rPr>
      </w:pPr>
      <w:r w:rsidRPr="008B7825">
        <w:rPr>
          <w:rFonts w:ascii="標楷體" w:eastAsia="標楷體" w:hint="eastAsia"/>
        </w:rPr>
        <w:t xml:space="preserve">　　　　　甲方聯絡人：</w:t>
      </w:r>
      <w:r w:rsidRPr="008B7825">
        <w:rPr>
          <w:rFonts w:ascii="標楷體" w:eastAsia="標楷體" w:hint="eastAsia"/>
        </w:rPr>
        <w:tab/>
        <w:t>姓名：</w:t>
      </w:r>
      <w:r w:rsidR="006828B1">
        <w:rPr>
          <w:rFonts w:ascii="標楷體" w:eastAsia="標楷體" w:hint="eastAsia"/>
        </w:rPr>
        <w:t>陳仁偉</w:t>
      </w:r>
    </w:p>
    <w:p w14:paraId="1032D26C"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職稱：</w:t>
      </w:r>
      <w:r w:rsidR="006828B1">
        <w:rPr>
          <w:rFonts w:ascii="標楷體" w:eastAsia="標楷體" w:hint="eastAsia"/>
        </w:rPr>
        <w:t>助理教授</w:t>
      </w:r>
    </w:p>
    <w:p w14:paraId="08BF211A"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電話：</w:t>
      </w:r>
      <w:r w:rsidR="00A558AD">
        <w:rPr>
          <w:rFonts w:ascii="標楷體" w:eastAsia="標楷體" w:hint="eastAsia"/>
        </w:rPr>
        <w:t>2</w:t>
      </w:r>
      <w:r w:rsidR="00A558AD">
        <w:rPr>
          <w:rFonts w:ascii="標楷體" w:eastAsia="標楷體"/>
        </w:rPr>
        <w:t>7005858-8</w:t>
      </w:r>
      <w:r w:rsidR="006828B1">
        <w:rPr>
          <w:rFonts w:ascii="標楷體" w:eastAsia="標楷體"/>
        </w:rPr>
        <w:t>30</w:t>
      </w:r>
      <w:r w:rsidR="006828B1">
        <w:rPr>
          <w:rFonts w:ascii="標楷體" w:eastAsia="標楷體" w:hint="eastAsia"/>
        </w:rPr>
        <w:t>1</w:t>
      </w:r>
    </w:p>
    <w:p w14:paraId="276587D6"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傳真：</w:t>
      </w:r>
    </w:p>
    <w:p w14:paraId="7D18E8B7"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地址：</w:t>
      </w:r>
      <w:r w:rsidR="00A558AD" w:rsidRPr="00A558AD">
        <w:rPr>
          <w:rFonts w:ascii="標楷體" w:eastAsia="標楷體" w:hint="eastAsia"/>
        </w:rPr>
        <w:t>台北市建國南路二段231號</w:t>
      </w:r>
    </w:p>
    <w:p w14:paraId="3FA4BBBA" w14:textId="77777777" w:rsidR="007B014B" w:rsidRPr="008B7825" w:rsidRDefault="007B014B" w:rsidP="004856A4">
      <w:pPr>
        <w:tabs>
          <w:tab w:val="left" w:pos="2880"/>
        </w:tabs>
        <w:spacing w:line="420" w:lineRule="exact"/>
        <w:rPr>
          <w:rFonts w:ascii="標楷體" w:eastAsia="標楷體"/>
        </w:rPr>
      </w:pPr>
      <w:r w:rsidRPr="008B7825">
        <w:rPr>
          <w:rFonts w:ascii="標楷體" w:eastAsia="標楷體" w:hint="eastAsia"/>
        </w:rPr>
        <w:t xml:space="preserve">　　　　　乙方聯絡人：</w:t>
      </w:r>
      <w:r w:rsidRPr="008B7825">
        <w:rPr>
          <w:rFonts w:ascii="標楷體" w:eastAsia="標楷體" w:hint="eastAsia"/>
        </w:rPr>
        <w:tab/>
        <w:t>姓名：</w:t>
      </w:r>
    </w:p>
    <w:p w14:paraId="2DC2A32A"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 xml:space="preserve">職稱： </w:t>
      </w:r>
    </w:p>
    <w:p w14:paraId="1EFA5EDF"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電話：</w:t>
      </w:r>
    </w:p>
    <w:p w14:paraId="061657F9"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傳真：</w:t>
      </w:r>
    </w:p>
    <w:p w14:paraId="22399F76" w14:textId="77777777" w:rsidR="007B014B" w:rsidRPr="008B7825" w:rsidRDefault="007B014B" w:rsidP="00AF7722">
      <w:pPr>
        <w:tabs>
          <w:tab w:val="left" w:pos="2880"/>
        </w:tabs>
        <w:spacing w:line="360" w:lineRule="exact"/>
        <w:rPr>
          <w:rFonts w:ascii="標楷體" w:eastAsia="標楷體"/>
        </w:rPr>
      </w:pPr>
      <w:r w:rsidRPr="008B7825">
        <w:rPr>
          <w:rFonts w:ascii="標楷體" w:eastAsia="標楷體" w:hint="eastAsia"/>
        </w:rPr>
        <w:t xml:space="preserve">　</w:t>
      </w:r>
      <w:r w:rsidRPr="008B7825">
        <w:rPr>
          <w:rFonts w:ascii="標楷體" w:eastAsia="標楷體" w:hint="eastAsia"/>
        </w:rPr>
        <w:tab/>
        <w:t>地址：</w:t>
      </w:r>
    </w:p>
    <w:p w14:paraId="17A72798" w14:textId="77777777" w:rsidR="004B009D" w:rsidRDefault="004B009D" w:rsidP="00AF7722">
      <w:pPr>
        <w:spacing w:beforeLines="50" w:before="180" w:line="420" w:lineRule="exact"/>
        <w:rPr>
          <w:rFonts w:ascii="標楷體" w:eastAsia="標楷體"/>
        </w:rPr>
      </w:pPr>
    </w:p>
    <w:p w14:paraId="02A6AEC4" w14:textId="77777777" w:rsidR="007B014B" w:rsidRPr="008B7825" w:rsidRDefault="00A82C47" w:rsidP="00AF7722">
      <w:pPr>
        <w:spacing w:beforeLines="50" w:before="180" w:line="420" w:lineRule="exact"/>
        <w:rPr>
          <w:rFonts w:ascii="標楷體" w:eastAsia="標楷體"/>
        </w:rPr>
      </w:pPr>
      <w:r w:rsidRPr="008B7825">
        <w:rPr>
          <w:rFonts w:ascii="標楷體" w:eastAsia="標楷體" w:hint="eastAsia"/>
        </w:rPr>
        <w:t>第十</w:t>
      </w:r>
      <w:r w:rsidR="004B009D">
        <w:rPr>
          <w:rFonts w:ascii="標楷體" w:eastAsia="標楷體" w:hint="eastAsia"/>
        </w:rPr>
        <w:t>七</w:t>
      </w:r>
      <w:r w:rsidR="00BA0049" w:rsidRPr="008B7825">
        <w:rPr>
          <w:rFonts w:ascii="標楷體" w:eastAsia="標楷體" w:hint="eastAsia"/>
        </w:rPr>
        <w:t xml:space="preserve">條 </w:t>
      </w:r>
      <w:r w:rsidR="000C653B" w:rsidRPr="008B7825">
        <w:rPr>
          <w:rFonts w:ascii="標楷體" w:eastAsia="標楷體" w:hint="eastAsia"/>
        </w:rPr>
        <w:t>契</w:t>
      </w:r>
      <w:r w:rsidR="007B014B" w:rsidRPr="008B7825">
        <w:rPr>
          <w:rFonts w:ascii="標楷體" w:eastAsia="標楷體" w:hint="eastAsia"/>
        </w:rPr>
        <w:t>約</w:t>
      </w:r>
      <w:r w:rsidR="000C653B" w:rsidRPr="008B7825">
        <w:rPr>
          <w:rFonts w:ascii="標楷體" w:eastAsia="標楷體" w:hint="eastAsia"/>
        </w:rPr>
        <w:t>變更</w:t>
      </w:r>
    </w:p>
    <w:p w14:paraId="4F8B3FB0" w14:textId="77777777" w:rsidR="007B014B" w:rsidRPr="008B7825" w:rsidRDefault="005A1783" w:rsidP="004856A4">
      <w:pPr>
        <w:spacing w:line="420" w:lineRule="exact"/>
        <w:ind w:leftChars="471" w:left="1130" w:firstLine="1"/>
        <w:rPr>
          <w:rFonts w:ascii="標楷體" w:eastAsia="標楷體"/>
        </w:rPr>
      </w:pPr>
      <w:r w:rsidRPr="008B7825">
        <w:rPr>
          <w:rFonts w:ascii="標楷體" w:eastAsia="標楷體" w:hint="eastAsia"/>
        </w:rPr>
        <w:t>本契約書之增刪修改</w:t>
      </w:r>
      <w:r w:rsidR="000C653B" w:rsidRPr="008B7825">
        <w:rPr>
          <w:rFonts w:ascii="標楷體" w:eastAsia="標楷體" w:hint="eastAsia"/>
        </w:rPr>
        <w:t>，</w:t>
      </w:r>
      <w:r w:rsidRPr="008B7825">
        <w:rPr>
          <w:rFonts w:ascii="標楷體" w:eastAsia="標楷體" w:hint="eastAsia"/>
        </w:rPr>
        <w:t>非經雙方當事人以書面協議為之，不生效力；</w:t>
      </w:r>
      <w:r w:rsidR="000C653B" w:rsidRPr="008B7825">
        <w:rPr>
          <w:rFonts w:ascii="標楷體" w:eastAsia="標楷體" w:hint="eastAsia"/>
        </w:rPr>
        <w:t>如有重大修訂，應另訂新約。</w:t>
      </w:r>
    </w:p>
    <w:p w14:paraId="2C171C68" w14:textId="77777777" w:rsidR="00844B66" w:rsidRPr="008B7825" w:rsidRDefault="00BA0049" w:rsidP="005A1783">
      <w:pPr>
        <w:spacing w:beforeLines="50" w:before="180" w:line="420" w:lineRule="exact"/>
        <w:rPr>
          <w:rFonts w:ascii="標楷體" w:eastAsia="標楷體"/>
        </w:rPr>
      </w:pPr>
      <w:r w:rsidRPr="008B7825">
        <w:rPr>
          <w:rFonts w:ascii="標楷體" w:eastAsia="標楷體" w:hint="eastAsia"/>
        </w:rPr>
        <w:t>第十</w:t>
      </w:r>
      <w:r w:rsidR="004B009D">
        <w:rPr>
          <w:rFonts w:ascii="標楷體" w:eastAsia="標楷體" w:hint="eastAsia"/>
        </w:rPr>
        <w:t>八</w:t>
      </w:r>
      <w:r w:rsidRPr="008B7825">
        <w:rPr>
          <w:rFonts w:ascii="標楷體" w:eastAsia="標楷體" w:hint="eastAsia"/>
        </w:rPr>
        <w:t xml:space="preserve">條 </w:t>
      </w:r>
      <w:r w:rsidR="000C653B" w:rsidRPr="008B7825">
        <w:rPr>
          <w:rFonts w:ascii="標楷體" w:eastAsia="標楷體" w:hint="eastAsia"/>
        </w:rPr>
        <w:t>契</w:t>
      </w:r>
      <w:r w:rsidR="00844B66" w:rsidRPr="008B7825">
        <w:rPr>
          <w:rFonts w:ascii="標楷體" w:eastAsia="標楷體" w:hint="eastAsia"/>
        </w:rPr>
        <w:t>約終止</w:t>
      </w:r>
      <w:r w:rsidR="000C653B" w:rsidRPr="008B7825">
        <w:rPr>
          <w:rFonts w:ascii="標楷體" w:eastAsia="標楷體" w:hint="eastAsia"/>
        </w:rPr>
        <w:t>或解除</w:t>
      </w:r>
    </w:p>
    <w:p w14:paraId="0DA9879E" w14:textId="77777777" w:rsidR="000C653B" w:rsidRPr="008B7825" w:rsidRDefault="000C653B" w:rsidP="004856A4">
      <w:pPr>
        <w:spacing w:line="420" w:lineRule="exact"/>
        <w:ind w:leftChars="295" w:left="1130" w:hangingChars="176" w:hanging="422"/>
        <w:rPr>
          <w:rFonts w:ascii="標楷體" w:eastAsia="標楷體"/>
        </w:rPr>
      </w:pPr>
      <w:r w:rsidRPr="008B7825">
        <w:rPr>
          <w:rFonts w:ascii="標楷體" w:eastAsia="標楷體" w:hint="eastAsia"/>
        </w:rPr>
        <w:t>一、除本契約另有約定者外，任一方當事人不履行本契約或有其他違約情事者，他方得以書面通知限期改正；逾期未改正者，得另以書面通知終止或解除本契約。</w:t>
      </w:r>
    </w:p>
    <w:p w14:paraId="3BC476F7" w14:textId="77777777" w:rsidR="000C653B" w:rsidRPr="008B7825" w:rsidRDefault="000C653B" w:rsidP="004856A4">
      <w:pPr>
        <w:spacing w:line="420" w:lineRule="exact"/>
        <w:ind w:leftChars="294" w:left="1133" w:hangingChars="178" w:hanging="427"/>
        <w:rPr>
          <w:rFonts w:ascii="標楷體" w:eastAsia="標楷體"/>
        </w:rPr>
      </w:pPr>
      <w:r w:rsidRPr="008B7825">
        <w:rPr>
          <w:rFonts w:ascii="標楷體" w:eastAsia="標楷體" w:hint="eastAsia"/>
        </w:rPr>
        <w:t>二、本契約因乙方違約，經甲方依前項約定終止契約後，其已受領自乙方之計畫經費，無須返還。甲方如因此而受有損害時，並得請求乙方賠償其損害。</w:t>
      </w:r>
    </w:p>
    <w:p w14:paraId="7B14AEE7" w14:textId="77777777" w:rsidR="000C653B" w:rsidRPr="008B7825" w:rsidRDefault="000C653B" w:rsidP="004856A4">
      <w:pPr>
        <w:spacing w:line="420" w:lineRule="exact"/>
        <w:ind w:leftChars="272" w:left="1133" w:hangingChars="200" w:hanging="480"/>
        <w:rPr>
          <w:rFonts w:ascii="標楷體" w:eastAsia="標楷體"/>
        </w:rPr>
      </w:pPr>
      <w:r w:rsidRPr="008B7825">
        <w:rPr>
          <w:rFonts w:ascii="標楷體" w:eastAsia="標楷體" w:hint="eastAsia"/>
        </w:rPr>
        <w:t>三、本契約因甲方違約，</w:t>
      </w:r>
      <w:proofErr w:type="gramStart"/>
      <w:r w:rsidRPr="008B7825">
        <w:rPr>
          <w:rFonts w:ascii="標楷體" w:eastAsia="標楷體" w:hint="eastAsia"/>
        </w:rPr>
        <w:t>經乙方</w:t>
      </w:r>
      <w:proofErr w:type="gramEnd"/>
      <w:r w:rsidRPr="008B7825">
        <w:rPr>
          <w:rFonts w:ascii="標楷體" w:eastAsia="標楷體" w:hint="eastAsia"/>
        </w:rPr>
        <w:t>依第一項約定終止本契約後</w:t>
      </w:r>
      <w:r w:rsidR="006828B1">
        <w:rPr>
          <w:rFonts w:ascii="標楷體" w:eastAsia="標楷體"/>
        </w:rPr>
        <w:t>60</w:t>
      </w:r>
      <w:r w:rsidRPr="008B7825">
        <w:rPr>
          <w:rFonts w:ascii="標楷體" w:eastAsia="標楷體" w:hint="eastAsia"/>
        </w:rPr>
        <w:t>日內，甲方應將其受領自乙方之計畫經費中未使用之部分，無</w:t>
      </w:r>
      <w:proofErr w:type="gramStart"/>
      <w:r w:rsidRPr="008B7825">
        <w:rPr>
          <w:rFonts w:ascii="標楷體" w:eastAsia="標楷體" w:hint="eastAsia"/>
        </w:rPr>
        <w:t>息返還乙</w:t>
      </w:r>
      <w:proofErr w:type="gramEnd"/>
      <w:r w:rsidRPr="008B7825">
        <w:rPr>
          <w:rFonts w:ascii="標楷體" w:eastAsia="標楷體" w:hint="eastAsia"/>
        </w:rPr>
        <w:t>方，乙方並得停止支付其應支付之計畫經費。</w:t>
      </w:r>
    </w:p>
    <w:p w14:paraId="6386D791" w14:textId="77777777" w:rsidR="000C653B" w:rsidRPr="008B7825" w:rsidRDefault="000C653B" w:rsidP="004856A4">
      <w:pPr>
        <w:spacing w:line="420" w:lineRule="exact"/>
        <w:ind w:leftChars="295" w:left="1130" w:hangingChars="176" w:hanging="422"/>
        <w:rPr>
          <w:rFonts w:ascii="標楷體" w:eastAsia="標楷體"/>
        </w:rPr>
      </w:pPr>
      <w:r w:rsidRPr="008B7825">
        <w:rPr>
          <w:rFonts w:ascii="標楷體" w:eastAsia="標楷體" w:hint="eastAsia"/>
        </w:rPr>
        <w:lastRenderedPageBreak/>
        <w:t>四、任</w:t>
      </w:r>
      <w:proofErr w:type="gramStart"/>
      <w:r w:rsidRPr="008B7825">
        <w:rPr>
          <w:rFonts w:ascii="標楷體" w:eastAsia="標楷體" w:hint="eastAsia"/>
        </w:rPr>
        <w:t>一</w:t>
      </w:r>
      <w:proofErr w:type="gramEnd"/>
      <w:r w:rsidRPr="008B7825">
        <w:rPr>
          <w:rFonts w:ascii="標楷體" w:eastAsia="標楷體" w:hint="eastAsia"/>
        </w:rPr>
        <w:t>方若認為本計畫之繼續執行，不能達到預期之目的或認為無繼續進行本計畫之必要時，經雙方同意後得終止本契約。於此情況下，甲方應於本契約終止後___日內，將其已受領自乙方之計畫經費中未使用之部分，無</w:t>
      </w:r>
      <w:proofErr w:type="gramStart"/>
      <w:r w:rsidRPr="008B7825">
        <w:rPr>
          <w:rFonts w:ascii="標楷體" w:eastAsia="標楷體" w:hint="eastAsia"/>
        </w:rPr>
        <w:t>息返還乙</w:t>
      </w:r>
      <w:proofErr w:type="gramEnd"/>
      <w:r w:rsidRPr="008B7825">
        <w:rPr>
          <w:rFonts w:ascii="標楷體" w:eastAsia="標楷體" w:hint="eastAsia"/>
        </w:rPr>
        <w:t>方；乙方不得要求</w:t>
      </w:r>
      <w:proofErr w:type="gramStart"/>
      <w:r w:rsidRPr="008B7825">
        <w:rPr>
          <w:rFonts w:ascii="標楷體" w:eastAsia="標楷體" w:hint="eastAsia"/>
        </w:rPr>
        <w:t>甲方返還</w:t>
      </w:r>
      <w:proofErr w:type="gramEnd"/>
      <w:r w:rsidRPr="008B7825">
        <w:rPr>
          <w:rFonts w:ascii="標楷體" w:eastAsia="標楷體" w:hint="eastAsia"/>
        </w:rPr>
        <w:t>已支用之計畫經費。任何一方均不得要求他方賠償其因此所受之損害。</w:t>
      </w:r>
    </w:p>
    <w:p w14:paraId="4708B50F" w14:textId="514F39B6" w:rsidR="00844B66" w:rsidRPr="008B7825" w:rsidRDefault="000C653B" w:rsidP="004856A4">
      <w:pPr>
        <w:spacing w:line="420" w:lineRule="exact"/>
        <w:ind w:leftChars="295" w:left="1133" w:hangingChars="177" w:hanging="425"/>
        <w:rPr>
          <w:rFonts w:ascii="標楷體" w:eastAsia="標楷體"/>
        </w:rPr>
      </w:pPr>
      <w:r w:rsidRPr="008B7825">
        <w:rPr>
          <w:rFonts w:ascii="標楷體" w:eastAsia="標楷體" w:hint="eastAsia"/>
        </w:rPr>
        <w:t>五、本契約經終止或解除後，本計畫之</w:t>
      </w:r>
      <w:r w:rsidR="00FE2B29" w:rsidRPr="008B7825">
        <w:rPr>
          <w:rFonts w:ascii="標楷體" w:eastAsia="標楷體" w:hint="eastAsia"/>
        </w:rPr>
        <w:t>相關資料、研究成果、所產生之專利或其他智慧財產權，悉歸</w:t>
      </w:r>
      <w:del w:id="22" w:author="l劉星劭" w:date="2020-12-29T10:05:00Z">
        <w:r w:rsidR="00FE2B29" w:rsidRPr="008B7825" w:rsidDel="00EB1EB7">
          <w:rPr>
            <w:rFonts w:ascii="標楷體" w:eastAsia="標楷體" w:hint="eastAsia"/>
          </w:rPr>
          <w:delText>甲</w:delText>
        </w:r>
      </w:del>
      <w:ins w:id="23" w:author="l劉星劭" w:date="2020-12-29T10:05:00Z">
        <w:r w:rsidR="00EB1EB7">
          <w:rPr>
            <w:rFonts w:ascii="標楷體" w:eastAsia="標楷體" w:hint="eastAsia"/>
          </w:rPr>
          <w:t>乙</w:t>
        </w:r>
      </w:ins>
      <w:r w:rsidR="00FE2B29" w:rsidRPr="008B7825">
        <w:rPr>
          <w:rFonts w:ascii="標楷體" w:eastAsia="標楷體" w:hint="eastAsia"/>
        </w:rPr>
        <w:t>方所有。雙方在第</w:t>
      </w:r>
      <w:r w:rsidR="00E950DE" w:rsidRPr="008B7825">
        <w:rPr>
          <w:rFonts w:ascii="標楷體" w:eastAsia="標楷體" w:hint="eastAsia"/>
        </w:rPr>
        <w:t>五至</w:t>
      </w:r>
      <w:r w:rsidR="00644FEB" w:rsidRPr="008B7825">
        <w:rPr>
          <w:rFonts w:ascii="標楷體" w:eastAsia="標楷體" w:hint="eastAsia"/>
        </w:rPr>
        <w:t>十</w:t>
      </w:r>
      <w:ins w:id="24" w:author="l劉星劭" w:date="2020-12-29T10:06:00Z">
        <w:r w:rsidR="00CC6D6A">
          <w:rPr>
            <w:rFonts w:ascii="標楷體" w:eastAsia="標楷體" w:hint="eastAsia"/>
          </w:rPr>
          <w:t>四</w:t>
        </w:r>
      </w:ins>
      <w:del w:id="25" w:author="l劉星劭" w:date="2020-12-29T10:06:00Z">
        <w:r w:rsidR="00644FEB" w:rsidRPr="008B7825" w:rsidDel="00CC6D6A">
          <w:rPr>
            <w:rFonts w:ascii="標楷體" w:eastAsia="標楷體" w:hint="eastAsia"/>
          </w:rPr>
          <w:delText>二</w:delText>
        </w:r>
      </w:del>
      <w:r w:rsidR="00FE2B29" w:rsidRPr="008B7825">
        <w:rPr>
          <w:rFonts w:ascii="標楷體" w:eastAsia="標楷體" w:hint="eastAsia"/>
        </w:rPr>
        <w:t>條中互負之</w:t>
      </w:r>
      <w:r w:rsidR="00E950DE" w:rsidRPr="008B7825">
        <w:rPr>
          <w:rFonts w:ascii="標楷體" w:eastAsia="標楷體" w:hint="eastAsia"/>
        </w:rPr>
        <w:t>責任</w:t>
      </w:r>
      <w:r w:rsidR="00FE2B29" w:rsidRPr="008B7825">
        <w:rPr>
          <w:rFonts w:ascii="標楷體" w:eastAsia="標楷體" w:hint="eastAsia"/>
        </w:rPr>
        <w:t>義務，不因本契約終止或解除而免除。</w:t>
      </w:r>
    </w:p>
    <w:p w14:paraId="3416E30E" w14:textId="77777777" w:rsidR="007B014B" w:rsidRPr="008B7825" w:rsidRDefault="007B014B" w:rsidP="005A1783">
      <w:pPr>
        <w:spacing w:beforeLines="50" w:before="180" w:line="420" w:lineRule="exact"/>
        <w:rPr>
          <w:rFonts w:ascii="標楷體" w:eastAsia="標楷體"/>
        </w:rPr>
      </w:pPr>
      <w:r w:rsidRPr="008B7825">
        <w:rPr>
          <w:rFonts w:ascii="標楷體" w:eastAsia="標楷體" w:hint="eastAsia"/>
        </w:rPr>
        <w:t>第十</w:t>
      </w:r>
      <w:r w:rsidR="004B009D">
        <w:rPr>
          <w:rFonts w:ascii="標楷體" w:eastAsia="標楷體" w:hint="eastAsia"/>
        </w:rPr>
        <w:t>九</w:t>
      </w:r>
      <w:r w:rsidR="00BA0049" w:rsidRPr="008B7825">
        <w:rPr>
          <w:rFonts w:ascii="標楷體" w:eastAsia="標楷體" w:hint="eastAsia"/>
        </w:rPr>
        <w:t xml:space="preserve">條 </w:t>
      </w:r>
      <w:r w:rsidRPr="008B7825">
        <w:rPr>
          <w:rFonts w:ascii="標楷體" w:eastAsia="標楷體" w:hint="eastAsia"/>
        </w:rPr>
        <w:t>不可抗力因素</w:t>
      </w:r>
    </w:p>
    <w:p w14:paraId="6D116B6C" w14:textId="77777777" w:rsidR="007B014B" w:rsidRPr="008B7825" w:rsidRDefault="007B014B" w:rsidP="004856A4">
      <w:pPr>
        <w:spacing w:line="420" w:lineRule="exact"/>
        <w:ind w:left="1134"/>
        <w:rPr>
          <w:rFonts w:ascii="標楷體" w:eastAsia="標楷體"/>
        </w:rPr>
      </w:pPr>
      <w:r w:rsidRPr="008B7825">
        <w:rPr>
          <w:rFonts w:ascii="標楷體" w:eastAsia="標楷體" w:hint="eastAsia"/>
        </w:rPr>
        <w:t>因水災、火災、風災、地震或其他不可歸責於一方之事由，致其不能履行本</w:t>
      </w:r>
      <w:r w:rsidR="007A6A39" w:rsidRPr="008B7825">
        <w:rPr>
          <w:rFonts w:ascii="標楷體" w:eastAsia="標楷體" w:hint="eastAsia"/>
        </w:rPr>
        <w:t>契約</w:t>
      </w:r>
      <w:r w:rsidRPr="008B7825">
        <w:rPr>
          <w:rFonts w:ascii="標楷體" w:eastAsia="標楷體" w:hint="eastAsia"/>
        </w:rPr>
        <w:t>者，該方不負給付義務或遲延責任。</w:t>
      </w:r>
    </w:p>
    <w:p w14:paraId="5052F82F" w14:textId="77777777" w:rsidR="007B014B" w:rsidRPr="008B7825" w:rsidRDefault="00844B66" w:rsidP="005A1783">
      <w:pPr>
        <w:spacing w:beforeLines="50" w:before="180" w:line="420" w:lineRule="exact"/>
        <w:rPr>
          <w:rFonts w:ascii="標楷體" w:eastAsia="標楷體"/>
        </w:rPr>
      </w:pPr>
      <w:r w:rsidRPr="008B7825">
        <w:rPr>
          <w:rFonts w:ascii="標楷體" w:eastAsia="標楷體" w:hint="eastAsia"/>
        </w:rPr>
        <w:t>第</w:t>
      </w:r>
      <w:r w:rsidR="004B009D">
        <w:rPr>
          <w:rFonts w:ascii="標楷體" w:eastAsia="標楷體" w:hint="eastAsia"/>
        </w:rPr>
        <w:t>二十</w:t>
      </w:r>
      <w:r w:rsidR="00BA0049" w:rsidRPr="008B7825">
        <w:rPr>
          <w:rFonts w:ascii="標楷體" w:eastAsia="標楷體" w:hint="eastAsia"/>
        </w:rPr>
        <w:t xml:space="preserve">條 </w:t>
      </w:r>
      <w:r w:rsidR="007B014B" w:rsidRPr="008B7825">
        <w:rPr>
          <w:rFonts w:ascii="標楷體" w:eastAsia="標楷體" w:hint="eastAsia"/>
        </w:rPr>
        <w:t>一部</w:t>
      </w:r>
      <w:r w:rsidR="004F7055" w:rsidRPr="008B7825">
        <w:rPr>
          <w:rFonts w:ascii="標楷體" w:eastAsia="標楷體"/>
        </w:rPr>
        <w:t>分</w:t>
      </w:r>
      <w:r w:rsidR="007B014B" w:rsidRPr="008B7825">
        <w:rPr>
          <w:rFonts w:ascii="標楷體" w:eastAsia="標楷體" w:hint="eastAsia"/>
        </w:rPr>
        <w:t>無效及全部無效</w:t>
      </w:r>
    </w:p>
    <w:p w14:paraId="1A07F6EC" w14:textId="77777777" w:rsidR="007B014B" w:rsidRPr="008B7825" w:rsidRDefault="007B014B" w:rsidP="004856A4">
      <w:pPr>
        <w:spacing w:line="420" w:lineRule="exact"/>
        <w:ind w:left="1134"/>
        <w:rPr>
          <w:rFonts w:ascii="標楷體" w:eastAsia="標楷體"/>
        </w:rPr>
      </w:pPr>
      <w:r w:rsidRPr="008B7825">
        <w:rPr>
          <w:rFonts w:ascii="標楷體" w:eastAsia="標楷體" w:hint="eastAsia"/>
        </w:rPr>
        <w:t>本</w:t>
      </w:r>
      <w:r w:rsidR="004B0715" w:rsidRPr="008B7825">
        <w:rPr>
          <w:rFonts w:ascii="標楷體" w:eastAsia="標楷體" w:hint="eastAsia"/>
        </w:rPr>
        <w:t>契</w:t>
      </w:r>
      <w:r w:rsidRPr="008B7825">
        <w:rPr>
          <w:rFonts w:ascii="標楷體" w:eastAsia="標楷體" w:hint="eastAsia"/>
        </w:rPr>
        <w:t>約部分條款依法被認為無效時，其他條款仍然有效，惟除去該無效部分，將影響整體計畫之執行者，全部無效。</w:t>
      </w:r>
    </w:p>
    <w:p w14:paraId="3E987907" w14:textId="77777777" w:rsidR="007B014B" w:rsidRPr="008B7825" w:rsidRDefault="00844B66" w:rsidP="005A1783">
      <w:pPr>
        <w:spacing w:beforeLines="50" w:before="180" w:line="420" w:lineRule="exact"/>
        <w:rPr>
          <w:rFonts w:ascii="標楷體" w:eastAsia="標楷體"/>
        </w:rPr>
      </w:pPr>
      <w:r w:rsidRPr="008B7825">
        <w:rPr>
          <w:rFonts w:ascii="標楷體" w:eastAsia="標楷體" w:hint="eastAsia"/>
        </w:rPr>
        <w:t>第</w:t>
      </w:r>
      <w:r w:rsidR="00DE65E7">
        <w:rPr>
          <w:rFonts w:ascii="標楷體" w:eastAsia="標楷體" w:hint="eastAsia"/>
        </w:rPr>
        <w:t>二十</w:t>
      </w:r>
      <w:r w:rsidR="004B009D">
        <w:rPr>
          <w:rFonts w:ascii="標楷體" w:eastAsia="標楷體" w:hint="eastAsia"/>
        </w:rPr>
        <w:t>一</w:t>
      </w:r>
      <w:r w:rsidR="00BA0049" w:rsidRPr="008B7825">
        <w:rPr>
          <w:rFonts w:ascii="標楷體" w:eastAsia="標楷體" w:hint="eastAsia"/>
        </w:rPr>
        <w:t xml:space="preserve">條 </w:t>
      </w:r>
      <w:r w:rsidR="004B0715" w:rsidRPr="008B7825">
        <w:rPr>
          <w:rFonts w:ascii="標楷體" w:eastAsia="標楷體" w:hint="eastAsia"/>
        </w:rPr>
        <w:t>契</w:t>
      </w:r>
      <w:r w:rsidR="006872CB" w:rsidRPr="008B7825">
        <w:rPr>
          <w:rFonts w:ascii="標楷體" w:eastAsia="標楷體" w:hint="eastAsia"/>
        </w:rPr>
        <w:t>約之解釋與糾紛之解決</w:t>
      </w:r>
    </w:p>
    <w:p w14:paraId="7A67CB58" w14:textId="77777777" w:rsidR="006872CB" w:rsidRPr="008B7825" w:rsidRDefault="006872CB" w:rsidP="004856A4">
      <w:pPr>
        <w:spacing w:line="420" w:lineRule="exact"/>
        <w:ind w:left="993" w:firstLineChars="58" w:firstLine="139"/>
        <w:rPr>
          <w:rFonts w:ascii="標楷體" w:eastAsia="標楷體"/>
        </w:rPr>
      </w:pPr>
      <w:r w:rsidRPr="008B7825">
        <w:rPr>
          <w:rFonts w:ascii="標楷體" w:eastAsia="標楷體" w:hint="eastAsia"/>
        </w:rPr>
        <w:t>本</w:t>
      </w:r>
      <w:r w:rsidR="004B0715" w:rsidRPr="008B7825">
        <w:rPr>
          <w:rFonts w:ascii="標楷體" w:eastAsia="標楷體" w:hint="eastAsia"/>
        </w:rPr>
        <w:t>契</w:t>
      </w:r>
      <w:r w:rsidRPr="008B7825">
        <w:rPr>
          <w:rFonts w:ascii="標楷體" w:eastAsia="標楷體" w:hint="eastAsia"/>
        </w:rPr>
        <w:t>約書應依中華民國之法律解釋及適用。</w:t>
      </w:r>
    </w:p>
    <w:p w14:paraId="7AF0EBF2" w14:textId="77777777" w:rsidR="000E1654" w:rsidRPr="008B7825" w:rsidRDefault="000E1654" w:rsidP="004856A4">
      <w:pPr>
        <w:spacing w:line="420" w:lineRule="exact"/>
        <w:ind w:left="1134" w:firstLineChars="23" w:firstLine="55"/>
        <w:rPr>
          <w:rFonts w:ascii="標楷體" w:eastAsia="標楷體"/>
        </w:rPr>
      </w:pPr>
      <w:r w:rsidRPr="008B7825">
        <w:rPr>
          <w:rFonts w:ascii="標楷體" w:eastAsia="標楷體" w:hint="eastAsia"/>
        </w:rPr>
        <w:t>任何由本</w:t>
      </w:r>
      <w:r w:rsidR="004B0715" w:rsidRPr="008B7825">
        <w:rPr>
          <w:rFonts w:ascii="標楷體" w:eastAsia="標楷體" w:hint="eastAsia"/>
        </w:rPr>
        <w:t>契</w:t>
      </w:r>
      <w:r w:rsidRPr="008B7825">
        <w:rPr>
          <w:rFonts w:ascii="標楷體" w:eastAsia="標楷體" w:hint="eastAsia"/>
        </w:rPr>
        <w:t>約所生或與本</w:t>
      </w:r>
      <w:r w:rsidR="004B0715" w:rsidRPr="008B7825">
        <w:rPr>
          <w:rFonts w:ascii="標楷體" w:eastAsia="標楷體" w:hint="eastAsia"/>
        </w:rPr>
        <w:t>契</w:t>
      </w:r>
      <w:r w:rsidRPr="008B7825">
        <w:rPr>
          <w:rFonts w:ascii="標楷體" w:eastAsia="標楷體" w:hint="eastAsia"/>
        </w:rPr>
        <w:t>約有關之爭議，得提交中華民國仲裁協會爭議調解中心，依該中心之調解規則於台北市以調解解決之。若該爭議經由調解無法解決，雙方同意改爭議提交中華民國仲裁協會，依中華民國仲裁法及該協會之仲裁歸責於台北市以仲裁解決之;如於法院訴訟時，雙方同意以台北地方法院為第一審管轄法院。</w:t>
      </w:r>
    </w:p>
    <w:p w14:paraId="0798A239" w14:textId="77777777" w:rsidR="007B014B" w:rsidRPr="008B7825" w:rsidRDefault="006C4077" w:rsidP="00FE2B29">
      <w:pPr>
        <w:spacing w:beforeLines="50" w:before="180" w:line="420" w:lineRule="exact"/>
        <w:rPr>
          <w:rFonts w:ascii="標楷體" w:eastAsia="標楷體"/>
        </w:rPr>
      </w:pPr>
      <w:r w:rsidRPr="008B7825">
        <w:rPr>
          <w:rFonts w:ascii="標楷體" w:eastAsia="標楷體" w:hint="eastAsia"/>
        </w:rPr>
        <w:t>第二十</w:t>
      </w:r>
      <w:r w:rsidR="004B009D">
        <w:rPr>
          <w:rFonts w:ascii="標楷體" w:eastAsia="標楷體" w:hint="eastAsia"/>
        </w:rPr>
        <w:t>二</w:t>
      </w:r>
      <w:r w:rsidR="00BA0049" w:rsidRPr="008B7825">
        <w:rPr>
          <w:rFonts w:ascii="標楷體" w:eastAsia="標楷體" w:hint="eastAsia"/>
        </w:rPr>
        <w:t xml:space="preserve">條 </w:t>
      </w:r>
      <w:r w:rsidR="007B014B" w:rsidRPr="008B7825">
        <w:rPr>
          <w:rFonts w:ascii="標楷體" w:eastAsia="標楷體" w:hint="eastAsia"/>
        </w:rPr>
        <w:t>附件效力</w:t>
      </w:r>
    </w:p>
    <w:p w14:paraId="05940933" w14:textId="77777777" w:rsidR="007B014B" w:rsidRPr="008B7825" w:rsidRDefault="007B014B" w:rsidP="004856A4">
      <w:pPr>
        <w:spacing w:line="420" w:lineRule="exact"/>
        <w:ind w:left="1134"/>
        <w:rPr>
          <w:rFonts w:ascii="標楷體" w:eastAsia="標楷體"/>
        </w:rPr>
      </w:pPr>
      <w:r w:rsidRPr="008B7825">
        <w:rPr>
          <w:rFonts w:ascii="標楷體" w:eastAsia="標楷體" w:hint="eastAsia"/>
        </w:rPr>
        <w:t>附件視為本</w:t>
      </w:r>
      <w:r w:rsidR="00E6393E" w:rsidRPr="008B7825">
        <w:rPr>
          <w:rFonts w:ascii="標楷體" w:eastAsia="標楷體" w:hint="eastAsia"/>
        </w:rPr>
        <w:t>契</w:t>
      </w:r>
      <w:r w:rsidRPr="008B7825">
        <w:rPr>
          <w:rFonts w:ascii="標楷體" w:eastAsia="標楷體" w:hint="eastAsia"/>
        </w:rPr>
        <w:t>約之一部分，但附件與</w:t>
      </w:r>
      <w:r w:rsidR="00584846" w:rsidRPr="008B7825">
        <w:rPr>
          <w:rFonts w:ascii="標楷體" w:eastAsia="標楷體" w:hint="eastAsia"/>
        </w:rPr>
        <w:t>契</w:t>
      </w:r>
      <w:r w:rsidRPr="008B7825">
        <w:rPr>
          <w:rFonts w:ascii="標楷體" w:eastAsia="標楷體" w:hint="eastAsia"/>
        </w:rPr>
        <w:t>約本文有牴觸時，以</w:t>
      </w:r>
      <w:r w:rsidR="00584846" w:rsidRPr="008B7825">
        <w:rPr>
          <w:rFonts w:ascii="標楷體" w:eastAsia="標楷體" w:hint="eastAsia"/>
        </w:rPr>
        <w:t>契</w:t>
      </w:r>
      <w:r w:rsidRPr="008B7825">
        <w:rPr>
          <w:rFonts w:ascii="標楷體" w:eastAsia="標楷體" w:hint="eastAsia"/>
        </w:rPr>
        <w:t>約本文為</w:t>
      </w:r>
      <w:proofErr w:type="gramStart"/>
      <w:r w:rsidRPr="008B7825">
        <w:rPr>
          <w:rFonts w:ascii="標楷體" w:eastAsia="標楷體" w:hint="eastAsia"/>
        </w:rPr>
        <w:t>準</w:t>
      </w:r>
      <w:proofErr w:type="gramEnd"/>
      <w:r w:rsidRPr="008B7825">
        <w:rPr>
          <w:rFonts w:ascii="標楷體" w:eastAsia="標楷體" w:hint="eastAsia"/>
        </w:rPr>
        <w:t>。</w:t>
      </w:r>
    </w:p>
    <w:p w14:paraId="1B31AE9D" w14:textId="77777777" w:rsidR="007B014B" w:rsidRPr="008B7825" w:rsidRDefault="007B014B" w:rsidP="004856A4">
      <w:pPr>
        <w:spacing w:line="420" w:lineRule="exact"/>
        <w:ind w:leftChars="472" w:left="1134" w:hanging="1"/>
        <w:rPr>
          <w:rFonts w:ascii="標楷體" w:eastAsia="標楷體"/>
        </w:rPr>
      </w:pPr>
      <w:r w:rsidRPr="008B7825">
        <w:rPr>
          <w:rFonts w:ascii="標楷體" w:eastAsia="標楷體" w:hint="eastAsia"/>
        </w:rPr>
        <w:t>任何於本</w:t>
      </w:r>
      <w:r w:rsidR="00584846" w:rsidRPr="008B7825">
        <w:rPr>
          <w:rFonts w:ascii="標楷體" w:eastAsia="標楷體" w:hint="eastAsia"/>
        </w:rPr>
        <w:t>契</w:t>
      </w:r>
      <w:r w:rsidRPr="008B7825">
        <w:rPr>
          <w:rFonts w:ascii="標楷體" w:eastAsia="標楷體" w:hint="eastAsia"/>
        </w:rPr>
        <w:t>約生效前經雙方協議而未記載於本</w:t>
      </w:r>
      <w:r w:rsidR="00584846" w:rsidRPr="008B7825">
        <w:rPr>
          <w:rFonts w:ascii="標楷體" w:eastAsia="標楷體" w:hint="eastAsia"/>
        </w:rPr>
        <w:t>契</w:t>
      </w:r>
      <w:r w:rsidRPr="008B7825">
        <w:rPr>
          <w:rFonts w:ascii="標楷體" w:eastAsia="標楷體" w:hint="eastAsia"/>
        </w:rPr>
        <w:t>約之本文或其附件之事項，對</w:t>
      </w:r>
      <w:proofErr w:type="gramStart"/>
      <w:r w:rsidRPr="008B7825">
        <w:rPr>
          <w:rFonts w:ascii="標楷體" w:eastAsia="標楷體" w:hint="eastAsia"/>
        </w:rPr>
        <w:t>雙方均無拘束</w:t>
      </w:r>
      <w:proofErr w:type="gramEnd"/>
      <w:r w:rsidRPr="008B7825">
        <w:rPr>
          <w:rFonts w:ascii="標楷體" w:eastAsia="標楷體" w:hint="eastAsia"/>
        </w:rPr>
        <w:t>力。</w:t>
      </w:r>
    </w:p>
    <w:p w14:paraId="5C0482A4" w14:textId="77777777" w:rsidR="00FE2B29" w:rsidRPr="008B7825" w:rsidRDefault="00A82C47" w:rsidP="00FE2B29">
      <w:pPr>
        <w:spacing w:beforeLines="50" w:before="180" w:line="420" w:lineRule="exact"/>
        <w:rPr>
          <w:rFonts w:ascii="標楷體" w:eastAsia="標楷體"/>
        </w:rPr>
      </w:pPr>
      <w:r w:rsidRPr="008B7825">
        <w:rPr>
          <w:rFonts w:ascii="標楷體" w:eastAsia="標楷體" w:hint="eastAsia"/>
        </w:rPr>
        <w:t>第二十</w:t>
      </w:r>
      <w:r w:rsidR="004B009D">
        <w:rPr>
          <w:rFonts w:ascii="標楷體" w:eastAsia="標楷體" w:hint="eastAsia"/>
        </w:rPr>
        <w:t>三</w:t>
      </w:r>
      <w:r w:rsidR="00BA0049" w:rsidRPr="008B7825">
        <w:rPr>
          <w:rFonts w:ascii="標楷體" w:eastAsia="標楷體" w:hint="eastAsia"/>
        </w:rPr>
        <w:t xml:space="preserve">條 </w:t>
      </w:r>
      <w:r w:rsidR="00FE2B29" w:rsidRPr="008B7825">
        <w:rPr>
          <w:rFonts w:ascii="標楷體" w:eastAsia="標楷體" w:hint="eastAsia"/>
        </w:rPr>
        <w:t>生效日期</w:t>
      </w:r>
    </w:p>
    <w:p w14:paraId="3414C3F7" w14:textId="77777777" w:rsidR="00FE2B29" w:rsidRPr="008B7825" w:rsidRDefault="006C4077" w:rsidP="006C4077">
      <w:pPr>
        <w:spacing w:line="420" w:lineRule="exact"/>
        <w:ind w:leftChars="414" w:left="1133" w:hangingChars="58" w:hanging="139"/>
        <w:rPr>
          <w:rFonts w:ascii="標楷體" w:eastAsia="標楷體"/>
        </w:rPr>
      </w:pPr>
      <w:r w:rsidRPr="008B7825">
        <w:rPr>
          <w:rFonts w:ascii="標楷體" w:eastAsia="標楷體" w:hint="eastAsia"/>
        </w:rPr>
        <w:t xml:space="preserve"> </w:t>
      </w:r>
      <w:r w:rsidR="00FE2B29" w:rsidRPr="008B7825">
        <w:rPr>
          <w:rFonts w:ascii="標楷體" w:eastAsia="標楷體" w:hint="eastAsia"/>
        </w:rPr>
        <w:t>本</w:t>
      </w:r>
      <w:r w:rsidR="007A6A39" w:rsidRPr="008B7825">
        <w:rPr>
          <w:rFonts w:ascii="標楷體" w:eastAsia="標楷體" w:hint="eastAsia"/>
        </w:rPr>
        <w:t>契約</w:t>
      </w:r>
      <w:r w:rsidR="00FE2B29" w:rsidRPr="008B7825">
        <w:rPr>
          <w:rFonts w:ascii="標楷體" w:eastAsia="標楷體" w:hint="eastAsia"/>
        </w:rPr>
        <w:t>經甲乙雙方簽署後，自第三條所載計畫執行期間之始日起生效。</w:t>
      </w:r>
    </w:p>
    <w:p w14:paraId="1BAEB446" w14:textId="77777777" w:rsidR="007B014B" w:rsidRPr="008B7825" w:rsidRDefault="001712C8" w:rsidP="00FE2B29">
      <w:pPr>
        <w:spacing w:beforeLines="50" w:before="180" w:line="420" w:lineRule="exact"/>
        <w:rPr>
          <w:rFonts w:ascii="標楷體" w:eastAsia="標楷體"/>
        </w:rPr>
      </w:pPr>
      <w:r w:rsidRPr="008B7825">
        <w:rPr>
          <w:noProof/>
        </w:rPr>
        <mc:AlternateContent>
          <mc:Choice Requires="wpg">
            <w:drawing>
              <wp:anchor distT="0" distB="0" distL="114300" distR="114300" simplePos="0" relativeHeight="251673088" behindDoc="0" locked="0" layoutInCell="1" allowOverlap="1" wp14:anchorId="16414FFD" wp14:editId="62A660DE">
                <wp:simplePos x="0" y="0"/>
                <wp:positionH relativeFrom="column">
                  <wp:posOffset>2348865</wp:posOffset>
                </wp:positionH>
                <wp:positionV relativeFrom="paragraph">
                  <wp:posOffset>6350</wp:posOffset>
                </wp:positionV>
                <wp:extent cx="3714303" cy="422910"/>
                <wp:effectExtent l="419100" t="0" r="0" b="53340"/>
                <wp:wrapNone/>
                <wp:docPr id="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4303" cy="422910"/>
                          <a:chOff x="2381" y="10866"/>
                          <a:chExt cx="1681" cy="865"/>
                        </a:xfrm>
                      </wpg:grpSpPr>
                      <wps:wsp>
                        <wps:cNvPr id="12" name="AutoShape 4"/>
                        <wps:cNvSpPr>
                          <a:spLocks noChangeArrowheads="1"/>
                        </wps:cNvSpPr>
                        <wps:spPr bwMode="auto">
                          <a:xfrm>
                            <a:off x="2381" y="10866"/>
                            <a:ext cx="1634" cy="865"/>
                          </a:xfrm>
                          <a:prstGeom prst="wedgeRectCallout">
                            <a:avLst>
                              <a:gd name="adj1" fmla="val -60268"/>
                              <a:gd name="adj2" fmla="val 42934"/>
                            </a:avLst>
                          </a:prstGeom>
                          <a:solidFill>
                            <a:srgbClr val="FFD966"/>
                          </a:solidFill>
                          <a:ln w="19050" cap="flat" cmpd="sng">
                            <a:solidFill>
                              <a:srgbClr val="F2F2F2"/>
                            </a:solidFill>
                            <a:prstDash val="solid"/>
                            <a:miter lim="800000"/>
                            <a:headEnd/>
                            <a:tailEnd/>
                          </a:ln>
                          <a:effectLst>
                            <a:outerShdw dist="28398" dir="3806097" algn="ctr" rotWithShape="0">
                              <a:srgbClr val="375623">
                                <a:alpha val="50000"/>
                              </a:srgbClr>
                            </a:outerShdw>
                          </a:effectLst>
                        </wps:spPr>
                        <wps:txbx>
                          <w:txbxContent>
                            <w:p w14:paraId="60F7C720" w14:textId="77777777" w:rsidR="001712C8" w:rsidRDefault="001712C8" w:rsidP="001712C8"/>
                          </w:txbxContent>
                        </wps:txbx>
                        <wps:bodyPr rot="0" vert="horz" wrap="square" lIns="91440" tIns="45720" rIns="91440" bIns="45720" anchor="t" anchorCtr="0" upright="1">
                          <a:noAutofit/>
                        </wps:bodyPr>
                      </wps:wsp>
                      <wps:wsp>
                        <wps:cNvPr id="13" name="文字方塊 2"/>
                        <wps:cNvSpPr txBox="1">
                          <a:spLocks noChangeArrowheads="1"/>
                        </wps:cNvSpPr>
                        <wps:spPr bwMode="auto">
                          <a:xfrm>
                            <a:off x="2381" y="10866"/>
                            <a:ext cx="1681" cy="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D66DE43" w14:textId="77777777" w:rsidR="001712C8" w:rsidRPr="0060383D" w:rsidRDefault="001712C8" w:rsidP="001712C8">
                              <w:pPr>
                                <w:spacing w:line="260" w:lineRule="exact"/>
                                <w:rPr>
                                  <w:rFonts w:ascii="微軟正黑體" w:eastAsia="微軟正黑體" w:hAnsi="微軟正黑體"/>
                                  <w:b/>
                                  <w:color w:val="C00000"/>
                                  <w:sz w:val="18"/>
                                  <w:szCs w:val="18"/>
                                </w:rPr>
                              </w:pPr>
                              <w:r>
                                <w:rPr>
                                  <w:rFonts w:ascii="微軟正黑體" w:eastAsia="微軟正黑體" w:hAnsi="微軟正黑體" w:hint="eastAsia"/>
                                  <w:b/>
                                  <w:color w:val="C00000"/>
                                  <w:sz w:val="18"/>
                                  <w:szCs w:val="18"/>
                                </w:rPr>
                                <w:t>份數</w:t>
                              </w:r>
                              <w:r>
                                <w:rPr>
                                  <w:rFonts w:ascii="微軟正黑體" w:eastAsia="微軟正黑體" w:hAnsi="微軟正黑體"/>
                                  <w:b/>
                                  <w:color w:val="C00000"/>
                                  <w:sz w:val="18"/>
                                  <w:szCs w:val="18"/>
                                </w:rPr>
                                <w:t>可依實際情況調整，</w:t>
                              </w:r>
                              <w:r>
                                <w:rPr>
                                  <w:rFonts w:ascii="微軟正黑體" w:eastAsia="微軟正黑體" w:hAnsi="微軟正黑體" w:hint="eastAsia"/>
                                  <w:b/>
                                  <w:color w:val="C00000"/>
                                  <w:sz w:val="18"/>
                                  <w:szCs w:val="18"/>
                                </w:rPr>
                                <w:t>惟</w:t>
                              </w:r>
                              <w:r>
                                <w:rPr>
                                  <w:rFonts w:ascii="微軟正黑體" w:eastAsia="微軟正黑體" w:hAnsi="微軟正黑體"/>
                                  <w:b/>
                                  <w:color w:val="C00000"/>
                                  <w:sz w:val="18"/>
                                  <w:szCs w:val="18"/>
                                </w:rPr>
                                <w:t>依本校</w:t>
                              </w:r>
                              <w:r w:rsidRPr="001712C8">
                                <w:rPr>
                                  <w:rFonts w:ascii="微軟正黑體" w:eastAsia="微軟正黑體" w:hAnsi="微軟正黑體" w:hint="eastAsia"/>
                                  <w:b/>
                                  <w:color w:val="C00000"/>
                                  <w:sz w:val="18"/>
                                  <w:szCs w:val="18"/>
                                </w:rPr>
                                <w:t>產學合作實施辦法</w:t>
                              </w:r>
                              <w:r>
                                <w:rPr>
                                  <w:rFonts w:ascii="微軟正黑體" w:eastAsia="微軟正黑體" w:hAnsi="微軟正黑體" w:hint="eastAsia"/>
                                  <w:b/>
                                  <w:color w:val="C00000"/>
                                  <w:sz w:val="18"/>
                                  <w:szCs w:val="18"/>
                                </w:rPr>
                                <w:t>，合</w:t>
                              </w:r>
                              <w:r>
                                <w:rPr>
                                  <w:rFonts w:ascii="微軟正黑體" w:eastAsia="微軟正黑體" w:hAnsi="微軟正黑體"/>
                                  <w:b/>
                                  <w:color w:val="C00000"/>
                                  <w:sz w:val="18"/>
                                  <w:szCs w:val="18"/>
                                </w:rPr>
                                <w:t>約正本</w:t>
                              </w:r>
                              <w:r>
                                <w:rPr>
                                  <w:rFonts w:ascii="微軟正黑體" w:eastAsia="微軟正黑體" w:hAnsi="微軟正黑體" w:hint="eastAsia"/>
                                  <w:b/>
                                  <w:color w:val="C00000"/>
                                  <w:sz w:val="18"/>
                                  <w:szCs w:val="18"/>
                                </w:rPr>
                                <w:t>需</w:t>
                              </w:r>
                              <w:r>
                                <w:rPr>
                                  <w:rFonts w:ascii="微軟正黑體" w:eastAsia="微軟正黑體" w:hAnsi="微軟正黑體"/>
                                  <w:b/>
                                  <w:color w:val="C00000"/>
                                  <w:sz w:val="18"/>
                                  <w:szCs w:val="18"/>
                                </w:rPr>
                                <w:t>留存研發處一份。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5F7D8" id="_x0000_s1038" style="position:absolute;margin-left:184.95pt;margin-top:.5pt;width:292.45pt;height:33.3pt;z-index:251673088" coordorigin="2381,10866" coordsize="1681,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">
                <v:shape id="AutoShape 4" o:spid="_x0000_s1039" type="#_x0000_t61" style="position:absolute;left:2381;top:10866;width:1634;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" adj="-2218,20074" fillcolor="#ffd966" strokecolor="#f2f2f2" strokeweight="1.5pt">
                  <v:shadow on="t" color="#375623" opacity=".5" offset="1pt"/>
                  <v:textbox>
                    <w:txbxContent>
                      <w:p w:rsidR="001712C8" w:rsidRDefault="001712C8" w:rsidP="001712C8"/>
                    </w:txbxContent>
                  </v:textbox>
                </v:shape>
                <v:shape id="_x0000_s1040" type="#_x0000_t202" style="position:absolute;left:2381;top:10866;width:1681;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" filled="f" stroked="f" strokecolor="white">
                  <v:textbox>
                    <w:txbxContent>
                      <w:p w:rsidR="001712C8" w:rsidRPr="0060383D" w:rsidRDefault="001712C8" w:rsidP="001712C8">
                        <w:pPr>
                          <w:spacing w:line="260" w:lineRule="exact"/>
                          <w:rPr>
                            <w:rFonts w:ascii="微軟正黑體" w:eastAsia="微軟正黑體" w:hAnsi="微軟正黑體"/>
                            <w:b/>
                            <w:color w:val="C00000"/>
                            <w:sz w:val="18"/>
                            <w:szCs w:val="18"/>
                          </w:rPr>
                        </w:pPr>
                        <w:r>
                          <w:rPr>
                            <w:rFonts w:ascii="微軟正黑體" w:eastAsia="微軟正黑體" w:hAnsi="微軟正黑體" w:hint="eastAsia"/>
                            <w:b/>
                            <w:color w:val="C00000"/>
                            <w:sz w:val="18"/>
                            <w:szCs w:val="18"/>
                          </w:rPr>
                          <w:t>份數</w:t>
                        </w:r>
                        <w:r>
                          <w:rPr>
                            <w:rFonts w:ascii="微軟正黑體" w:eastAsia="微軟正黑體" w:hAnsi="微軟正黑體"/>
                            <w:b/>
                            <w:color w:val="C00000"/>
                            <w:sz w:val="18"/>
                            <w:szCs w:val="18"/>
                          </w:rPr>
                          <w:t>可依實際情況調整，</w:t>
                        </w:r>
                        <w:r>
                          <w:rPr>
                            <w:rFonts w:ascii="微軟正黑體" w:eastAsia="微軟正黑體" w:hAnsi="微軟正黑體" w:hint="eastAsia"/>
                            <w:b/>
                            <w:color w:val="C00000"/>
                            <w:sz w:val="18"/>
                            <w:szCs w:val="18"/>
                          </w:rPr>
                          <w:t>惟</w:t>
                        </w:r>
                        <w:r>
                          <w:rPr>
                            <w:rFonts w:ascii="微軟正黑體" w:eastAsia="微軟正黑體" w:hAnsi="微軟正黑體"/>
                            <w:b/>
                            <w:color w:val="C00000"/>
                            <w:sz w:val="18"/>
                            <w:szCs w:val="18"/>
                          </w:rPr>
                          <w:t>依本校</w:t>
                        </w:r>
                        <w:r w:rsidRPr="001712C8">
                          <w:rPr>
                            <w:rFonts w:ascii="微軟正黑體" w:eastAsia="微軟正黑體" w:hAnsi="微軟正黑體" w:hint="eastAsia"/>
                            <w:b/>
                            <w:color w:val="C00000"/>
                            <w:sz w:val="18"/>
                            <w:szCs w:val="18"/>
                          </w:rPr>
                          <w:t>產學合作實施辦法</w:t>
                        </w:r>
                        <w:r>
                          <w:rPr>
                            <w:rFonts w:ascii="微軟正黑體" w:eastAsia="微軟正黑體" w:hAnsi="微軟正黑體" w:hint="eastAsia"/>
                            <w:b/>
                            <w:color w:val="C00000"/>
                            <w:sz w:val="18"/>
                            <w:szCs w:val="18"/>
                          </w:rPr>
                          <w:t>，合</w:t>
                        </w:r>
                        <w:r>
                          <w:rPr>
                            <w:rFonts w:ascii="微軟正黑體" w:eastAsia="微軟正黑體" w:hAnsi="微軟正黑體"/>
                            <w:b/>
                            <w:color w:val="C00000"/>
                            <w:sz w:val="18"/>
                            <w:szCs w:val="18"/>
                          </w:rPr>
                          <w:t>約正本</w:t>
                        </w:r>
                        <w:r>
                          <w:rPr>
                            <w:rFonts w:ascii="微軟正黑體" w:eastAsia="微軟正黑體" w:hAnsi="微軟正黑體" w:hint="eastAsia"/>
                            <w:b/>
                            <w:color w:val="C00000"/>
                            <w:sz w:val="18"/>
                            <w:szCs w:val="18"/>
                          </w:rPr>
                          <w:t>需</w:t>
                        </w:r>
                        <w:r>
                          <w:rPr>
                            <w:rFonts w:ascii="微軟正黑體" w:eastAsia="微軟正黑體" w:hAnsi="微軟正黑體"/>
                            <w:b/>
                            <w:color w:val="C00000"/>
                            <w:sz w:val="18"/>
                            <w:szCs w:val="18"/>
                          </w:rPr>
                          <w:t>留存研發處一份。</w:t>
                        </w:r>
                      </w:p>
                    </w:txbxContent>
                  </v:textbox>
                </v:shape>
              </v:group>
            </w:pict>
          </mc:Fallback>
        </mc:AlternateContent>
      </w:r>
      <w:r w:rsidR="00FE2B29" w:rsidRPr="008B7825">
        <w:rPr>
          <w:rFonts w:ascii="標楷體" w:eastAsia="標楷體" w:hint="eastAsia"/>
        </w:rPr>
        <w:t>第二十</w:t>
      </w:r>
      <w:r w:rsidR="004B009D">
        <w:rPr>
          <w:rFonts w:ascii="標楷體" w:eastAsia="標楷體" w:hint="eastAsia"/>
        </w:rPr>
        <w:t>四</w:t>
      </w:r>
      <w:r w:rsidR="00FE2B29" w:rsidRPr="008B7825">
        <w:rPr>
          <w:rFonts w:ascii="標楷體" w:eastAsia="標楷體" w:hint="eastAsia"/>
        </w:rPr>
        <w:t xml:space="preserve">條 </w:t>
      </w:r>
      <w:r w:rsidR="0001083F" w:rsidRPr="008B7825">
        <w:rPr>
          <w:rFonts w:ascii="標楷體" w:eastAsia="標楷體" w:hint="eastAsia"/>
        </w:rPr>
        <w:t>契</w:t>
      </w:r>
      <w:r w:rsidR="007B014B" w:rsidRPr="008B7825">
        <w:rPr>
          <w:rFonts w:ascii="標楷體" w:eastAsia="標楷體" w:hint="eastAsia"/>
        </w:rPr>
        <w:t>約份數</w:t>
      </w:r>
    </w:p>
    <w:p w14:paraId="1846973B" w14:textId="77777777" w:rsidR="007B014B" w:rsidRPr="008B7825" w:rsidRDefault="006872CB" w:rsidP="004856A4">
      <w:pPr>
        <w:spacing w:line="420" w:lineRule="exact"/>
        <w:ind w:leftChars="413" w:left="991" w:firstLine="2"/>
        <w:rPr>
          <w:rFonts w:ascii="標楷體" w:eastAsia="標楷體"/>
        </w:rPr>
      </w:pPr>
      <w:r w:rsidRPr="008B7825">
        <w:rPr>
          <w:rFonts w:ascii="標楷體" w:eastAsia="標楷體" w:hint="eastAsia"/>
        </w:rPr>
        <w:t>本</w:t>
      </w:r>
      <w:r w:rsidR="0001083F" w:rsidRPr="008B7825">
        <w:rPr>
          <w:rFonts w:ascii="標楷體" w:eastAsia="標楷體" w:hint="eastAsia"/>
        </w:rPr>
        <w:t>契</w:t>
      </w:r>
      <w:r w:rsidRPr="008B7825">
        <w:rPr>
          <w:rFonts w:ascii="標楷體" w:eastAsia="標楷體" w:hint="eastAsia"/>
        </w:rPr>
        <w:t>約</w:t>
      </w:r>
      <w:r w:rsidR="0001083F" w:rsidRPr="008B7825">
        <w:rPr>
          <w:rFonts w:ascii="標楷體" w:eastAsia="標楷體" w:hint="eastAsia"/>
        </w:rPr>
        <w:t>書正本</w:t>
      </w:r>
      <w:r w:rsidR="006A26D7" w:rsidRPr="008B7825">
        <w:rPr>
          <w:rFonts w:ascii="標楷體" w:eastAsia="標楷體" w:hint="eastAsia"/>
        </w:rPr>
        <w:t>一</w:t>
      </w:r>
      <w:r w:rsidRPr="008B7825">
        <w:rPr>
          <w:rFonts w:ascii="標楷體" w:eastAsia="標楷體" w:hint="eastAsia"/>
        </w:rPr>
        <w:t>式</w:t>
      </w:r>
      <w:r w:rsidR="0001083F" w:rsidRPr="008B7825">
        <w:rPr>
          <w:rFonts w:ascii="標楷體" w:eastAsia="標楷體" w:hint="eastAsia"/>
          <w:u w:val="single"/>
        </w:rPr>
        <w:t xml:space="preserve"> </w:t>
      </w:r>
      <w:r w:rsidR="001712C8">
        <w:rPr>
          <w:rFonts w:ascii="標楷體" w:eastAsia="標楷體"/>
          <w:u w:val="single"/>
        </w:rPr>
        <w:t>3</w:t>
      </w:r>
      <w:r w:rsidR="0001083F" w:rsidRPr="008B7825">
        <w:rPr>
          <w:rFonts w:ascii="標楷體" w:eastAsia="標楷體" w:hint="eastAsia"/>
          <w:u w:val="single"/>
        </w:rPr>
        <w:t xml:space="preserve"> </w:t>
      </w:r>
      <w:r w:rsidR="00325F33" w:rsidRPr="008B7825">
        <w:rPr>
          <w:rFonts w:ascii="標楷體" w:eastAsia="標楷體" w:hint="eastAsia"/>
        </w:rPr>
        <w:t>份，副本</w:t>
      </w:r>
      <w:r w:rsidR="0001083F" w:rsidRPr="008B7825">
        <w:rPr>
          <w:rFonts w:ascii="標楷體" w:eastAsia="標楷體" w:hint="eastAsia"/>
          <w:u w:val="single"/>
        </w:rPr>
        <w:t xml:space="preserve"> </w:t>
      </w:r>
      <w:r w:rsidR="001712C8">
        <w:rPr>
          <w:rFonts w:ascii="標楷體" w:eastAsia="標楷體"/>
          <w:u w:val="single"/>
        </w:rPr>
        <w:t>2</w:t>
      </w:r>
      <w:r w:rsidR="0001083F" w:rsidRPr="008B7825">
        <w:rPr>
          <w:rFonts w:ascii="標楷體" w:eastAsia="標楷體" w:hint="eastAsia"/>
          <w:u w:val="single"/>
        </w:rPr>
        <w:t xml:space="preserve"> </w:t>
      </w:r>
      <w:r w:rsidRPr="008B7825">
        <w:rPr>
          <w:rFonts w:ascii="標楷體" w:eastAsia="標楷體" w:hint="eastAsia"/>
        </w:rPr>
        <w:t>份</w:t>
      </w:r>
      <w:r w:rsidR="00D741FE" w:rsidRPr="008B7825">
        <w:rPr>
          <w:rFonts w:ascii="標楷體" w:eastAsia="標楷體" w:hAnsi="標楷體" w:hint="eastAsia"/>
        </w:rPr>
        <w:t>。</w:t>
      </w:r>
      <w:r w:rsidRPr="008B7825">
        <w:rPr>
          <w:rFonts w:ascii="標楷體" w:eastAsia="標楷體" w:hint="eastAsia"/>
        </w:rPr>
        <w:t>由甲、乙雙方</w:t>
      </w:r>
      <w:r w:rsidR="00D741FE" w:rsidRPr="008B7825">
        <w:rPr>
          <w:rFonts w:ascii="標楷體" w:eastAsia="標楷體" w:hint="eastAsia"/>
        </w:rPr>
        <w:t>及計畫主持人</w:t>
      </w:r>
      <w:r w:rsidRPr="008B7825">
        <w:rPr>
          <w:rFonts w:ascii="標楷體" w:eastAsia="標楷體" w:hint="eastAsia"/>
        </w:rPr>
        <w:t>各</w:t>
      </w:r>
      <w:r w:rsidR="00C623C0" w:rsidRPr="008B7825">
        <w:rPr>
          <w:rFonts w:ascii="標楷體" w:eastAsia="標楷體" w:hint="eastAsia"/>
        </w:rPr>
        <w:t>執</w:t>
      </w:r>
      <w:proofErr w:type="gramStart"/>
      <w:r w:rsidR="00C623C0" w:rsidRPr="008B7825">
        <w:rPr>
          <w:rFonts w:ascii="標楷體" w:eastAsia="標楷體" w:hint="eastAsia"/>
        </w:rPr>
        <w:t>正</w:t>
      </w:r>
      <w:r w:rsidR="00C623C0" w:rsidRPr="008B7825">
        <w:rPr>
          <w:rFonts w:ascii="標楷體" w:eastAsia="標楷體" w:hint="eastAsia"/>
        </w:rPr>
        <w:lastRenderedPageBreak/>
        <w:t>本壹</w:t>
      </w:r>
      <w:r w:rsidRPr="008B7825">
        <w:rPr>
          <w:rFonts w:ascii="標楷體" w:eastAsia="標楷體" w:hint="eastAsia"/>
        </w:rPr>
        <w:t>份</w:t>
      </w:r>
      <w:proofErr w:type="gramEnd"/>
      <w:r w:rsidRPr="008B7825">
        <w:rPr>
          <w:rFonts w:ascii="標楷體" w:eastAsia="標楷體" w:hint="eastAsia"/>
        </w:rPr>
        <w:t>，</w:t>
      </w:r>
      <w:r w:rsidR="00087BC1" w:rsidRPr="008B7825">
        <w:rPr>
          <w:rFonts w:eastAsia="標楷體" w:hint="eastAsia"/>
          <w:spacing w:val="-6"/>
          <w:szCs w:val="24"/>
        </w:rPr>
        <w:t>副本由甲乙雙方各</w:t>
      </w:r>
      <w:proofErr w:type="gramStart"/>
      <w:r w:rsidR="00087BC1" w:rsidRPr="008B7825">
        <w:rPr>
          <w:rFonts w:eastAsia="標楷體" w:hint="eastAsia"/>
          <w:spacing w:val="-6"/>
          <w:szCs w:val="24"/>
        </w:rPr>
        <w:t>存執壹份為憑</w:t>
      </w:r>
      <w:proofErr w:type="gramEnd"/>
      <w:r w:rsidR="00087BC1" w:rsidRPr="008B7825">
        <w:rPr>
          <w:rFonts w:eastAsia="標楷體" w:hint="eastAsia"/>
          <w:spacing w:val="-6"/>
          <w:szCs w:val="24"/>
        </w:rPr>
        <w:t>。</w:t>
      </w:r>
      <w:r w:rsidR="007B014B" w:rsidRPr="008B7825">
        <w:rPr>
          <w:rFonts w:ascii="標楷體" w:eastAsia="標楷體" w:hint="eastAsia"/>
        </w:rPr>
        <w:t>。</w:t>
      </w:r>
    </w:p>
    <w:p w14:paraId="672475F1" w14:textId="77777777" w:rsidR="00A24532" w:rsidRPr="008B7825" w:rsidRDefault="00002621" w:rsidP="00FE2B29">
      <w:pPr>
        <w:spacing w:beforeLines="50" w:before="180" w:line="420" w:lineRule="exact"/>
        <w:rPr>
          <w:rFonts w:ascii="標楷體" w:eastAsia="標楷體"/>
        </w:rPr>
      </w:pPr>
      <w:r w:rsidRPr="008B7825">
        <w:rPr>
          <w:rFonts w:ascii="標楷體" w:eastAsia="標楷體" w:hint="eastAsia"/>
        </w:rPr>
        <w:t>第二十</w:t>
      </w:r>
      <w:r w:rsidR="004B009D">
        <w:rPr>
          <w:rFonts w:ascii="標楷體" w:eastAsia="標楷體" w:hint="eastAsia"/>
        </w:rPr>
        <w:t>五</w:t>
      </w:r>
      <w:r w:rsidR="00BA0049" w:rsidRPr="008B7825">
        <w:rPr>
          <w:rFonts w:ascii="標楷體" w:eastAsia="標楷體" w:hint="eastAsia"/>
        </w:rPr>
        <w:t xml:space="preserve">條 </w:t>
      </w:r>
      <w:r w:rsidR="00A24532" w:rsidRPr="008B7825">
        <w:rPr>
          <w:rFonts w:ascii="標楷體" w:eastAsia="標楷體" w:hAnsi="標楷體" w:hint="eastAsia"/>
        </w:rPr>
        <w:t>其他事項</w:t>
      </w:r>
    </w:p>
    <w:p w14:paraId="7CCD91A3" w14:textId="77777777" w:rsidR="007B014B" w:rsidRPr="008B7825" w:rsidRDefault="00A24532" w:rsidP="004856A4">
      <w:pPr>
        <w:spacing w:line="420" w:lineRule="exact"/>
        <w:ind w:leftChars="531" w:left="1274" w:firstLine="2"/>
        <w:rPr>
          <w:rFonts w:ascii="標楷體" w:eastAsia="標楷體"/>
        </w:rPr>
      </w:pPr>
      <w:r w:rsidRPr="008B7825">
        <w:rPr>
          <w:rFonts w:ascii="標楷體" w:eastAsia="標楷體" w:hAnsi="標楷體" w:hint="eastAsia"/>
        </w:rPr>
        <w:t>本</w:t>
      </w:r>
      <w:r w:rsidR="00584846" w:rsidRPr="008B7825">
        <w:rPr>
          <w:rFonts w:ascii="標楷體" w:eastAsia="標楷體" w:hAnsi="標楷體" w:hint="eastAsia"/>
        </w:rPr>
        <w:t>契</w:t>
      </w:r>
      <w:r w:rsidRPr="008B7825">
        <w:rPr>
          <w:rFonts w:ascii="標楷體" w:eastAsia="標楷體" w:hAnsi="標楷體" w:hint="eastAsia"/>
        </w:rPr>
        <w:t>約如有未盡事宜，得依相關法令規定處理或經雙方同意後增訂之。</w:t>
      </w:r>
    </w:p>
    <w:p w14:paraId="75591A6A" w14:textId="77777777" w:rsidR="00844B66" w:rsidRPr="008B7825" w:rsidRDefault="00844B66" w:rsidP="004856A4">
      <w:pPr>
        <w:spacing w:line="420" w:lineRule="exact"/>
        <w:rPr>
          <w:rFonts w:ascii="標楷體" w:eastAsia="標楷體"/>
        </w:rPr>
      </w:pPr>
    </w:p>
    <w:p w14:paraId="76574C9D" w14:textId="77777777" w:rsidR="007B014B" w:rsidRPr="008B7825" w:rsidRDefault="007B014B" w:rsidP="004856A4">
      <w:pPr>
        <w:spacing w:line="420" w:lineRule="exact"/>
        <w:rPr>
          <w:rFonts w:ascii="標楷體" w:eastAsia="標楷體"/>
          <w:sz w:val="28"/>
          <w:szCs w:val="28"/>
        </w:rPr>
      </w:pPr>
      <w:r w:rsidRPr="008B7825">
        <w:rPr>
          <w:rFonts w:ascii="標楷體" w:eastAsia="標楷體" w:hint="eastAsia"/>
          <w:sz w:val="28"/>
          <w:szCs w:val="28"/>
        </w:rPr>
        <w:t>立約人：</w:t>
      </w:r>
    </w:p>
    <w:p w14:paraId="0E2329D6" w14:textId="77777777" w:rsidR="00DE65E7" w:rsidRPr="008B7825" w:rsidRDefault="00091CE7" w:rsidP="00DE65E7">
      <w:pPr>
        <w:snapToGrid w:val="0"/>
        <w:spacing w:line="420" w:lineRule="exact"/>
        <w:ind w:leftChars="-1" w:left="-2" w:firstLine="711"/>
        <w:rPr>
          <w:rFonts w:eastAsia="標楷體"/>
          <w:sz w:val="28"/>
        </w:rPr>
      </w:pPr>
      <w:r w:rsidRPr="008B7825">
        <w:rPr>
          <w:rFonts w:eastAsia="標楷體" w:hint="eastAsia"/>
          <w:sz w:val="28"/>
        </w:rPr>
        <w:t xml:space="preserve">    </w:t>
      </w:r>
      <w:r w:rsidR="007B014B" w:rsidRPr="008B7825">
        <w:rPr>
          <w:rFonts w:eastAsia="標楷體" w:hint="eastAsia"/>
          <w:sz w:val="28"/>
        </w:rPr>
        <w:t>甲方：中國文化大學</w:t>
      </w:r>
      <w:r w:rsidR="0093527D" w:rsidRPr="008B7825">
        <w:rPr>
          <w:rFonts w:eastAsia="標楷體" w:hint="eastAsia"/>
          <w:sz w:val="28"/>
        </w:rPr>
        <w:t xml:space="preserve">       </w:t>
      </w:r>
      <w:r w:rsidR="0093527D" w:rsidRPr="008B7825">
        <w:rPr>
          <w:rFonts w:eastAsia="標楷體" w:hint="eastAsia"/>
          <w:sz w:val="28"/>
        </w:rPr>
        <w:t>（</w:t>
      </w:r>
      <w:r w:rsidR="00D36E3D" w:rsidRPr="008B7825">
        <w:rPr>
          <w:rFonts w:eastAsia="標楷體" w:hint="eastAsia"/>
          <w:sz w:val="28"/>
        </w:rPr>
        <w:t>印信</w:t>
      </w:r>
      <w:r w:rsidR="0093527D" w:rsidRPr="008B7825">
        <w:rPr>
          <w:rFonts w:eastAsia="標楷體" w:hint="eastAsia"/>
          <w:sz w:val="28"/>
        </w:rPr>
        <w:t>）</w:t>
      </w:r>
    </w:p>
    <w:p w14:paraId="7608A186" w14:textId="77777777" w:rsidR="001E3726" w:rsidRPr="008B7825" w:rsidRDefault="007B014B" w:rsidP="00DE65E7">
      <w:pPr>
        <w:snapToGrid w:val="0"/>
        <w:spacing w:line="420" w:lineRule="exact"/>
        <w:ind w:leftChars="-1" w:left="-2" w:firstLineChars="456" w:firstLine="1277"/>
        <w:rPr>
          <w:rFonts w:eastAsia="標楷體"/>
          <w:sz w:val="28"/>
        </w:rPr>
      </w:pPr>
      <w:r w:rsidRPr="008B7825">
        <w:rPr>
          <w:rFonts w:eastAsia="標楷體" w:hint="eastAsia"/>
          <w:sz w:val="28"/>
        </w:rPr>
        <w:t>代表人：</w:t>
      </w:r>
      <w:r w:rsidR="006828B1">
        <w:rPr>
          <w:rFonts w:eastAsia="標楷體" w:hint="eastAsia"/>
          <w:sz w:val="28"/>
        </w:rPr>
        <w:t>徐興慶</w:t>
      </w:r>
    </w:p>
    <w:p w14:paraId="44298704" w14:textId="77777777" w:rsidR="007B014B" w:rsidRPr="008B7825" w:rsidRDefault="00091CE7" w:rsidP="004856A4">
      <w:pPr>
        <w:snapToGrid w:val="0"/>
        <w:spacing w:line="420" w:lineRule="exact"/>
        <w:ind w:left="720"/>
        <w:rPr>
          <w:rFonts w:eastAsia="標楷體"/>
          <w:sz w:val="28"/>
        </w:rPr>
      </w:pPr>
      <w:r w:rsidRPr="008B7825">
        <w:rPr>
          <w:rFonts w:eastAsia="標楷體" w:hint="eastAsia"/>
          <w:sz w:val="28"/>
        </w:rPr>
        <w:t xml:space="preserve">    </w:t>
      </w:r>
      <w:r w:rsidR="007B014B" w:rsidRPr="008B7825">
        <w:rPr>
          <w:rFonts w:eastAsia="標楷體" w:hint="eastAsia"/>
          <w:sz w:val="28"/>
        </w:rPr>
        <w:t>職</w:t>
      </w:r>
      <w:r w:rsidR="001E3726" w:rsidRPr="008B7825">
        <w:rPr>
          <w:rFonts w:eastAsia="標楷體" w:hint="eastAsia"/>
          <w:sz w:val="28"/>
        </w:rPr>
        <w:t>稱：</w:t>
      </w:r>
      <w:r w:rsidR="006828B1">
        <w:rPr>
          <w:rFonts w:eastAsia="標楷體" w:hint="eastAsia"/>
          <w:sz w:val="28"/>
        </w:rPr>
        <w:t>校長</w:t>
      </w:r>
    </w:p>
    <w:p w14:paraId="082D8FAE" w14:textId="77777777" w:rsidR="007B014B" w:rsidRDefault="00091CE7" w:rsidP="006C4BAC">
      <w:pPr>
        <w:snapToGrid w:val="0"/>
        <w:spacing w:line="420" w:lineRule="exact"/>
        <w:ind w:left="720"/>
        <w:rPr>
          <w:rFonts w:eastAsia="標楷體"/>
          <w:sz w:val="28"/>
        </w:rPr>
      </w:pPr>
      <w:r w:rsidRPr="008B7825">
        <w:rPr>
          <w:rFonts w:eastAsia="標楷體" w:hint="eastAsia"/>
          <w:sz w:val="28"/>
        </w:rPr>
        <w:t xml:space="preserve">    </w:t>
      </w:r>
      <w:r w:rsidR="007B014B" w:rsidRPr="008B7825">
        <w:rPr>
          <w:rFonts w:eastAsia="標楷體" w:hint="eastAsia"/>
          <w:sz w:val="28"/>
        </w:rPr>
        <w:t>地址：台北市</w:t>
      </w:r>
      <w:r w:rsidR="002D6C3F" w:rsidRPr="008B7825">
        <w:rPr>
          <w:rFonts w:eastAsia="標楷體" w:hint="eastAsia"/>
          <w:sz w:val="28"/>
        </w:rPr>
        <w:t>士林區</w:t>
      </w:r>
      <w:r w:rsidR="00987061" w:rsidRPr="008B7825">
        <w:rPr>
          <w:rFonts w:eastAsia="標楷體" w:hint="eastAsia"/>
          <w:sz w:val="28"/>
        </w:rPr>
        <w:t>華岡路</w:t>
      </w:r>
      <w:r w:rsidR="00987061" w:rsidRPr="008B7825">
        <w:rPr>
          <w:rFonts w:eastAsia="標楷體" w:hint="eastAsia"/>
          <w:sz w:val="28"/>
        </w:rPr>
        <w:t>55</w:t>
      </w:r>
      <w:r w:rsidR="00987061" w:rsidRPr="008B7825">
        <w:rPr>
          <w:rFonts w:eastAsia="標楷體" w:hint="eastAsia"/>
          <w:sz w:val="28"/>
        </w:rPr>
        <w:t>號</w:t>
      </w:r>
    </w:p>
    <w:p w14:paraId="56EDB6EA" w14:textId="77777777" w:rsidR="006C4BAC" w:rsidRPr="006C4BAC" w:rsidRDefault="006C4BAC" w:rsidP="006C4BAC">
      <w:pPr>
        <w:snapToGrid w:val="0"/>
        <w:spacing w:line="420" w:lineRule="exact"/>
        <w:ind w:left="720"/>
        <w:rPr>
          <w:rFonts w:eastAsia="標楷體"/>
          <w:sz w:val="28"/>
        </w:rPr>
      </w:pPr>
    </w:p>
    <w:p w14:paraId="788F0B64" w14:textId="77777777" w:rsidR="007B014B" w:rsidRPr="008B7825" w:rsidRDefault="00156203" w:rsidP="00DE65E7">
      <w:pPr>
        <w:snapToGrid w:val="0"/>
        <w:spacing w:beforeLines="50" w:before="180" w:line="420" w:lineRule="exact"/>
        <w:ind w:left="1202" w:firstLine="74"/>
        <w:rPr>
          <w:rFonts w:ascii="標楷體" w:eastAsia="標楷體"/>
          <w:sz w:val="28"/>
        </w:rPr>
      </w:pPr>
      <w:r w:rsidRPr="008B7825">
        <w:rPr>
          <w:rFonts w:ascii="標楷體" w:eastAsia="標楷體" w:hint="eastAsia"/>
          <w:sz w:val="28"/>
        </w:rPr>
        <w:t>甲方</w:t>
      </w:r>
      <w:r w:rsidR="007B014B" w:rsidRPr="008B7825">
        <w:rPr>
          <w:rFonts w:ascii="標楷體" w:eastAsia="標楷體" w:hint="eastAsia"/>
          <w:sz w:val="28"/>
        </w:rPr>
        <w:t>計畫主持人：</w:t>
      </w:r>
      <w:r w:rsidR="00C4487F">
        <w:rPr>
          <w:rFonts w:ascii="標楷體" w:eastAsia="標楷體" w:hint="eastAsia"/>
          <w:sz w:val="28"/>
        </w:rPr>
        <w:t>陳仁偉</w:t>
      </w:r>
      <w:r w:rsidR="0093527D" w:rsidRPr="008B7825">
        <w:rPr>
          <w:rFonts w:ascii="標楷體" w:eastAsia="標楷體" w:hint="eastAsia"/>
          <w:sz w:val="28"/>
        </w:rPr>
        <w:t>（簽章）</w:t>
      </w:r>
    </w:p>
    <w:p w14:paraId="22B4FA1C" w14:textId="77777777" w:rsidR="0093527D" w:rsidRPr="008B7825" w:rsidRDefault="00DE65E7" w:rsidP="00DE65E7">
      <w:pPr>
        <w:snapToGrid w:val="0"/>
        <w:spacing w:line="420" w:lineRule="exact"/>
        <w:ind w:firstLineChars="50" w:firstLine="140"/>
        <w:rPr>
          <w:rFonts w:ascii="標楷體" w:eastAsia="標楷體"/>
          <w:sz w:val="28"/>
        </w:rPr>
      </w:pPr>
      <w:r>
        <w:rPr>
          <w:rFonts w:ascii="標楷體" w:eastAsia="標楷體" w:hint="eastAsia"/>
          <w:sz w:val="28"/>
        </w:rPr>
        <w:t xml:space="preserve">        </w:t>
      </w:r>
      <w:r w:rsidR="0093527D" w:rsidRPr="008B7825">
        <w:rPr>
          <w:rFonts w:ascii="標楷體" w:eastAsia="標楷體" w:hint="eastAsia"/>
          <w:sz w:val="28"/>
        </w:rPr>
        <w:t>系所單位：</w:t>
      </w:r>
      <w:r w:rsidR="00C4487F">
        <w:rPr>
          <w:rFonts w:ascii="標楷體" w:eastAsia="標楷體" w:hint="eastAsia"/>
          <w:sz w:val="28"/>
        </w:rPr>
        <w:t>資訊管理學系</w:t>
      </w:r>
    </w:p>
    <w:p w14:paraId="13EBC48A" w14:textId="77777777" w:rsidR="007B014B" w:rsidRPr="008B7825" w:rsidRDefault="00DE65E7" w:rsidP="00DE65E7">
      <w:pPr>
        <w:snapToGrid w:val="0"/>
        <w:spacing w:line="420" w:lineRule="exact"/>
        <w:ind w:left="480" w:firstLine="654"/>
        <w:rPr>
          <w:rFonts w:ascii="標楷體" w:eastAsia="標楷體"/>
          <w:sz w:val="28"/>
        </w:rPr>
      </w:pPr>
      <w:r>
        <w:rPr>
          <w:rFonts w:ascii="標楷體" w:eastAsia="標楷體" w:hint="eastAsia"/>
          <w:sz w:val="28"/>
        </w:rPr>
        <w:t xml:space="preserve"> </w:t>
      </w:r>
      <w:r w:rsidR="007B014B" w:rsidRPr="008B7825">
        <w:rPr>
          <w:rFonts w:ascii="標楷體" w:eastAsia="標楷體" w:hint="eastAsia"/>
          <w:sz w:val="28"/>
        </w:rPr>
        <w:t>職稱：</w:t>
      </w:r>
      <w:r w:rsidR="00C4487F">
        <w:rPr>
          <w:rFonts w:ascii="標楷體" w:eastAsia="標楷體" w:hint="eastAsia"/>
          <w:sz w:val="28"/>
        </w:rPr>
        <w:t>助理教授</w:t>
      </w:r>
    </w:p>
    <w:p w14:paraId="56DF96BB" w14:textId="77777777" w:rsidR="007B014B" w:rsidRPr="008B7825" w:rsidRDefault="007B014B" w:rsidP="00DE65E7">
      <w:pPr>
        <w:snapToGrid w:val="0"/>
        <w:spacing w:line="420" w:lineRule="exact"/>
        <w:ind w:left="960" w:firstLine="316"/>
        <w:rPr>
          <w:rFonts w:ascii="標楷體" w:eastAsia="標楷體"/>
          <w:sz w:val="28"/>
        </w:rPr>
      </w:pPr>
      <w:r w:rsidRPr="008B7825">
        <w:rPr>
          <w:rFonts w:ascii="標楷體" w:eastAsia="標楷體" w:hint="eastAsia"/>
          <w:sz w:val="28"/>
        </w:rPr>
        <w:t>地址：</w:t>
      </w:r>
      <w:r w:rsidR="00C4487F">
        <w:rPr>
          <w:rFonts w:ascii="標楷體" w:eastAsia="標楷體" w:hint="eastAsia"/>
          <w:sz w:val="28"/>
        </w:rPr>
        <w:t>台北市建國南路二段2</w:t>
      </w:r>
      <w:r w:rsidR="00C4487F">
        <w:rPr>
          <w:rFonts w:ascii="標楷體" w:eastAsia="標楷體"/>
          <w:sz w:val="28"/>
        </w:rPr>
        <w:t>31</w:t>
      </w:r>
      <w:r w:rsidR="00C4487F">
        <w:rPr>
          <w:rFonts w:ascii="標楷體" w:eastAsia="標楷體" w:hint="eastAsia"/>
          <w:sz w:val="28"/>
        </w:rPr>
        <w:t>號</w:t>
      </w:r>
    </w:p>
    <w:p w14:paraId="5AA67167" w14:textId="77777777" w:rsidR="007B014B" w:rsidRPr="008B7825" w:rsidRDefault="00575396" w:rsidP="00DE65E7">
      <w:pPr>
        <w:snapToGrid w:val="0"/>
        <w:spacing w:line="420" w:lineRule="exact"/>
        <w:ind w:left="960" w:firstLine="316"/>
        <w:rPr>
          <w:rFonts w:ascii="標楷體" w:eastAsia="標楷體"/>
          <w:sz w:val="28"/>
        </w:rPr>
      </w:pPr>
      <w:r w:rsidRPr="008B7825">
        <w:rPr>
          <w:rFonts w:ascii="標楷體" w:eastAsia="標楷體" w:hint="eastAsia"/>
          <w:sz w:val="28"/>
        </w:rPr>
        <w:t>聯絡</w:t>
      </w:r>
      <w:r w:rsidR="007B014B" w:rsidRPr="008B7825">
        <w:rPr>
          <w:rFonts w:ascii="標楷體" w:eastAsia="標楷體" w:hint="eastAsia"/>
          <w:sz w:val="28"/>
        </w:rPr>
        <w:t>電話：</w:t>
      </w:r>
      <w:r w:rsidR="00156203" w:rsidRPr="008B7825">
        <w:rPr>
          <w:rFonts w:eastAsia="標楷體"/>
          <w:sz w:val="28"/>
        </w:rPr>
        <w:t>(02)2</w:t>
      </w:r>
      <w:r w:rsidR="00C4487F">
        <w:rPr>
          <w:rFonts w:eastAsia="標楷體"/>
          <w:sz w:val="28"/>
        </w:rPr>
        <w:t>700-5858</w:t>
      </w:r>
      <w:r w:rsidR="00156203" w:rsidRPr="008B7825">
        <w:rPr>
          <w:rFonts w:ascii="標楷體" w:eastAsia="標楷體" w:hAnsi="標楷體" w:hint="eastAsia"/>
          <w:sz w:val="28"/>
        </w:rPr>
        <w:t>分機</w:t>
      </w:r>
      <w:r w:rsidR="00C4487F">
        <w:rPr>
          <w:rFonts w:ascii="標楷體" w:eastAsia="標楷體" w:hAnsi="標楷體" w:hint="eastAsia"/>
          <w:sz w:val="28"/>
        </w:rPr>
        <w:t>8</w:t>
      </w:r>
      <w:r w:rsidR="00C4487F">
        <w:rPr>
          <w:rFonts w:ascii="標楷體" w:eastAsia="標楷體" w:hAnsi="標楷體"/>
          <w:sz w:val="28"/>
        </w:rPr>
        <w:t>301</w:t>
      </w:r>
    </w:p>
    <w:p w14:paraId="3E5964B8" w14:textId="77777777" w:rsidR="007B014B" w:rsidRPr="008B7825" w:rsidRDefault="007B014B" w:rsidP="004856A4">
      <w:pPr>
        <w:snapToGrid w:val="0"/>
        <w:spacing w:line="420" w:lineRule="exact"/>
        <w:ind w:left="720"/>
        <w:rPr>
          <w:rFonts w:ascii="標楷體" w:eastAsia="標楷體"/>
        </w:rPr>
      </w:pPr>
    </w:p>
    <w:p w14:paraId="0679BAB1" w14:textId="77777777" w:rsidR="007B014B" w:rsidRPr="008B7825" w:rsidRDefault="007B014B" w:rsidP="004856A4">
      <w:pPr>
        <w:snapToGrid w:val="0"/>
        <w:spacing w:line="420" w:lineRule="exact"/>
        <w:ind w:left="720"/>
        <w:rPr>
          <w:rFonts w:ascii="標楷體" w:eastAsia="標楷體"/>
        </w:rPr>
      </w:pPr>
    </w:p>
    <w:p w14:paraId="06FBD599" w14:textId="77777777" w:rsidR="007B014B" w:rsidRPr="008B7825" w:rsidRDefault="007B014B" w:rsidP="00DE65E7">
      <w:pPr>
        <w:snapToGrid w:val="0"/>
        <w:spacing w:line="420" w:lineRule="exact"/>
        <w:ind w:left="560" w:firstLine="716"/>
        <w:rPr>
          <w:rFonts w:ascii="標楷體" w:eastAsia="標楷體"/>
          <w:sz w:val="28"/>
        </w:rPr>
      </w:pPr>
      <w:r w:rsidRPr="008B7825">
        <w:rPr>
          <w:rFonts w:ascii="標楷體" w:eastAsia="標楷體" w:hint="eastAsia"/>
          <w:sz w:val="28"/>
        </w:rPr>
        <w:t>乙方：</w:t>
      </w:r>
      <w:r w:rsidR="0093527D" w:rsidRPr="008B7825">
        <w:rPr>
          <w:rFonts w:ascii="標楷體" w:eastAsia="標楷體" w:hint="eastAsia"/>
          <w:sz w:val="28"/>
        </w:rPr>
        <w:t xml:space="preserve">          （公司印信）</w:t>
      </w:r>
    </w:p>
    <w:p w14:paraId="063DF207" w14:textId="77777777" w:rsidR="007B014B" w:rsidRPr="008B7825" w:rsidRDefault="007B014B" w:rsidP="00DE65E7">
      <w:pPr>
        <w:snapToGrid w:val="0"/>
        <w:spacing w:line="420" w:lineRule="exact"/>
        <w:ind w:left="560" w:firstLine="716"/>
        <w:rPr>
          <w:rFonts w:ascii="標楷體" w:eastAsia="標楷體"/>
          <w:sz w:val="28"/>
        </w:rPr>
      </w:pPr>
      <w:r w:rsidRPr="008B7825">
        <w:rPr>
          <w:rFonts w:ascii="標楷體" w:eastAsia="標楷體" w:hint="eastAsia"/>
          <w:sz w:val="28"/>
        </w:rPr>
        <w:t>代表人：</w:t>
      </w:r>
      <w:r w:rsidR="0093527D" w:rsidRPr="008B7825">
        <w:rPr>
          <w:rFonts w:ascii="標楷體" w:eastAsia="標楷體" w:hint="eastAsia"/>
          <w:sz w:val="28"/>
        </w:rPr>
        <w:t xml:space="preserve">        （簽章）</w:t>
      </w:r>
    </w:p>
    <w:p w14:paraId="117AA6CD" w14:textId="77777777" w:rsidR="007B014B" w:rsidRPr="008B7825" w:rsidRDefault="007B014B" w:rsidP="00DE65E7">
      <w:pPr>
        <w:snapToGrid w:val="0"/>
        <w:spacing w:line="420" w:lineRule="exact"/>
        <w:ind w:left="560" w:firstLine="716"/>
        <w:rPr>
          <w:rFonts w:ascii="標楷體" w:eastAsia="標楷體"/>
          <w:sz w:val="28"/>
        </w:rPr>
      </w:pPr>
      <w:r w:rsidRPr="008B7825">
        <w:rPr>
          <w:rFonts w:ascii="標楷體" w:eastAsia="標楷體" w:hint="eastAsia"/>
          <w:sz w:val="28"/>
        </w:rPr>
        <w:t>職稱：</w:t>
      </w:r>
    </w:p>
    <w:p w14:paraId="295DB90D" w14:textId="77777777" w:rsidR="007B014B" w:rsidRPr="008B7825" w:rsidRDefault="007B014B" w:rsidP="00DE65E7">
      <w:pPr>
        <w:snapToGrid w:val="0"/>
        <w:spacing w:line="420" w:lineRule="exact"/>
        <w:ind w:left="560" w:firstLine="716"/>
        <w:rPr>
          <w:rFonts w:ascii="標楷體" w:eastAsia="標楷體"/>
          <w:sz w:val="28"/>
        </w:rPr>
      </w:pPr>
      <w:r w:rsidRPr="008B7825">
        <w:rPr>
          <w:rFonts w:ascii="標楷體" w:eastAsia="標楷體" w:hint="eastAsia"/>
          <w:sz w:val="28"/>
        </w:rPr>
        <w:t>地址：</w:t>
      </w:r>
    </w:p>
    <w:p w14:paraId="0B90F281" w14:textId="77777777" w:rsidR="00575396" w:rsidRPr="008B7825" w:rsidRDefault="00575396" w:rsidP="00DE65E7">
      <w:pPr>
        <w:snapToGrid w:val="0"/>
        <w:spacing w:line="420" w:lineRule="exact"/>
        <w:ind w:left="560" w:firstLine="716"/>
        <w:rPr>
          <w:rFonts w:ascii="標楷體" w:eastAsia="標楷體"/>
          <w:sz w:val="28"/>
        </w:rPr>
      </w:pPr>
      <w:r w:rsidRPr="008B7825">
        <w:rPr>
          <w:rFonts w:ascii="標楷體" w:eastAsia="標楷體" w:hint="eastAsia"/>
          <w:sz w:val="28"/>
        </w:rPr>
        <w:t>聯絡電話</w:t>
      </w:r>
      <w:proofErr w:type="gramStart"/>
      <w:r w:rsidRPr="008B7825">
        <w:rPr>
          <w:rFonts w:ascii="標楷體" w:eastAsia="標楷體" w:hAnsi="標楷體" w:hint="eastAsia"/>
          <w:sz w:val="28"/>
        </w:rPr>
        <w:t>︰</w:t>
      </w:r>
      <w:proofErr w:type="gramEnd"/>
    </w:p>
    <w:p w14:paraId="52B3FCFA" w14:textId="77777777" w:rsidR="007B014B" w:rsidRPr="008B7825" w:rsidRDefault="0093527D" w:rsidP="00DE65E7">
      <w:pPr>
        <w:snapToGrid w:val="0"/>
        <w:spacing w:line="420" w:lineRule="exact"/>
        <w:ind w:left="560" w:firstLine="716"/>
        <w:rPr>
          <w:rFonts w:ascii="標楷體" w:eastAsia="標楷體"/>
          <w:sz w:val="28"/>
        </w:rPr>
      </w:pPr>
      <w:r w:rsidRPr="008B7825">
        <w:rPr>
          <w:rFonts w:ascii="標楷體" w:eastAsia="標楷體" w:hint="eastAsia"/>
          <w:sz w:val="28"/>
        </w:rPr>
        <w:t>公司</w:t>
      </w:r>
      <w:r w:rsidR="007B014B" w:rsidRPr="008B7825">
        <w:rPr>
          <w:rFonts w:ascii="標楷體" w:eastAsia="標楷體" w:hint="eastAsia"/>
          <w:sz w:val="28"/>
        </w:rPr>
        <w:t>統一編號：</w:t>
      </w:r>
    </w:p>
    <w:p w14:paraId="5DFCF2E9" w14:textId="77777777" w:rsidR="00D741FE" w:rsidRPr="008B7825" w:rsidRDefault="00D741FE" w:rsidP="00DE65E7">
      <w:pPr>
        <w:snapToGrid w:val="0"/>
        <w:spacing w:line="420" w:lineRule="exact"/>
        <w:ind w:left="560" w:firstLine="716"/>
        <w:rPr>
          <w:rFonts w:ascii="標楷體" w:eastAsia="標楷體"/>
          <w:sz w:val="28"/>
        </w:rPr>
      </w:pPr>
    </w:p>
    <w:p w14:paraId="4BFFCAA8" w14:textId="77777777" w:rsidR="00E6393E" w:rsidRPr="008B7825" w:rsidRDefault="00E6393E" w:rsidP="004856A4">
      <w:pPr>
        <w:snapToGrid w:val="0"/>
        <w:spacing w:line="420" w:lineRule="exact"/>
        <w:ind w:left="560" w:firstLine="160"/>
        <w:rPr>
          <w:rFonts w:ascii="標楷體" w:eastAsia="標楷體"/>
          <w:sz w:val="28"/>
          <w:szCs w:val="28"/>
        </w:rPr>
      </w:pPr>
    </w:p>
    <w:p w14:paraId="2F0E6C18" w14:textId="77777777" w:rsidR="00E6393E" w:rsidRPr="008B7825" w:rsidRDefault="00E6393E" w:rsidP="004856A4">
      <w:pPr>
        <w:snapToGrid w:val="0"/>
        <w:spacing w:line="420" w:lineRule="exact"/>
        <w:ind w:left="560" w:firstLine="160"/>
        <w:rPr>
          <w:rFonts w:ascii="標楷體" w:eastAsia="標楷體"/>
          <w:sz w:val="28"/>
          <w:szCs w:val="28"/>
        </w:rPr>
      </w:pPr>
    </w:p>
    <w:p w14:paraId="57559F1F" w14:textId="77777777" w:rsidR="0098447D" w:rsidRPr="008B7825" w:rsidRDefault="00FE742B" w:rsidP="004856A4">
      <w:pPr>
        <w:snapToGrid w:val="0"/>
        <w:spacing w:line="420" w:lineRule="exact"/>
        <w:ind w:left="560" w:firstLine="160"/>
        <w:rPr>
          <w:rFonts w:ascii="標楷體" w:eastAsia="標楷體"/>
          <w:sz w:val="28"/>
          <w:szCs w:val="28"/>
        </w:rPr>
      </w:pPr>
      <w:r w:rsidRPr="008B7825">
        <w:rPr>
          <w:rFonts w:ascii="標楷體" w:eastAsia="標楷體" w:hint="eastAsia"/>
          <w:sz w:val="28"/>
          <w:szCs w:val="28"/>
        </w:rPr>
        <w:t xml:space="preserve">中　華　民　國　　　　</w:t>
      </w:r>
      <w:r w:rsidR="007B014B" w:rsidRPr="008B7825">
        <w:rPr>
          <w:rFonts w:ascii="標楷體" w:eastAsia="標楷體" w:hint="eastAsia"/>
          <w:sz w:val="28"/>
          <w:szCs w:val="28"/>
        </w:rPr>
        <w:t>年　　　月　　　日</w:t>
      </w:r>
    </w:p>
    <w:sectPr w:rsidR="0098447D" w:rsidRPr="008B7825" w:rsidSect="002F6274">
      <w:headerReference w:type="default" r:id="rId14"/>
      <w:footerReference w:type="default" r:id="rId15"/>
      <w:pgSz w:w="11906" w:h="16838"/>
      <w:pgMar w:top="1134" w:right="1416" w:bottom="1134"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l劉星劭" w:date="2020-12-29T09:59:00Z" w:initials="l">
    <w:p w14:paraId="52889426" w14:textId="52262D3A" w:rsidR="00753BE1" w:rsidRDefault="00836732">
      <w:pPr>
        <w:pStyle w:val="aa"/>
      </w:pPr>
      <w:r>
        <w:rPr>
          <w:rFonts w:hint="eastAsia"/>
        </w:rPr>
        <w:t>1</w:t>
      </w:r>
      <w:r>
        <w:t xml:space="preserve">. </w:t>
      </w:r>
      <w:r w:rsidR="00753BE1">
        <w:rPr>
          <w:rStyle w:val="af1"/>
        </w:rPr>
        <w:annotationRef/>
      </w:r>
      <w:r>
        <w:rPr>
          <w:rFonts w:hint="eastAsia"/>
        </w:rPr>
        <w:t>此項與前項抵觸</w:t>
      </w:r>
      <w:r>
        <w:rPr>
          <w:rFonts w:hint="eastAsia"/>
        </w:rPr>
        <w:t>;</w:t>
      </w:r>
      <w:r>
        <w:t xml:space="preserve"> </w:t>
      </w:r>
      <w:r>
        <w:rPr>
          <w:rFonts w:hint="eastAsia"/>
        </w:rPr>
        <w:t>亦即，</w:t>
      </w:r>
      <w:proofErr w:type="gramStart"/>
      <w:r>
        <w:rPr>
          <w:rFonts w:hint="eastAsia"/>
        </w:rPr>
        <w:t>若智財權歸乙</w:t>
      </w:r>
      <w:proofErr w:type="gramEnd"/>
      <w:r>
        <w:rPr>
          <w:rFonts w:hint="eastAsia"/>
        </w:rPr>
        <w:t>方所有</w:t>
      </w:r>
      <w:r w:rsidR="00B43699">
        <w:rPr>
          <w:rFonts w:hint="eastAsia"/>
        </w:rPr>
        <w:t>，</w:t>
      </w:r>
      <w:r>
        <w:t xml:space="preserve"> </w:t>
      </w:r>
      <w:r>
        <w:rPr>
          <w:rFonts w:hint="eastAsia"/>
        </w:rPr>
        <w:t>乙方有自由授權與讓與智財權與第</w:t>
      </w:r>
      <w:r>
        <w:rPr>
          <w:rFonts w:hint="eastAsia"/>
        </w:rPr>
        <w:t>3</w:t>
      </w:r>
      <w:r>
        <w:rPr>
          <w:rFonts w:hint="eastAsia"/>
        </w:rPr>
        <w:t>人之權利。</w:t>
      </w:r>
    </w:p>
    <w:p w14:paraId="4E458EB2" w14:textId="77777777" w:rsidR="00836732" w:rsidRDefault="00836732">
      <w:pPr>
        <w:pStyle w:val="aa"/>
      </w:pPr>
      <w:r>
        <w:rPr>
          <w:rFonts w:hint="eastAsia"/>
        </w:rPr>
        <w:t>2</w:t>
      </w:r>
      <w:r>
        <w:t xml:space="preserve">. </w:t>
      </w:r>
      <w:r>
        <w:rPr>
          <w:rFonts w:hint="eastAsia"/>
        </w:rPr>
        <w:t>本計劃開發成果，會分享乙方聯盟成員</w:t>
      </w:r>
    </w:p>
    <w:p w14:paraId="477C4618" w14:textId="77777777" w:rsidR="00B43699" w:rsidRDefault="00B43699">
      <w:pPr>
        <w:pStyle w:val="aa"/>
      </w:pPr>
    </w:p>
    <w:p w14:paraId="5CA853C3" w14:textId="74F79657" w:rsidR="00B43699" w:rsidRPr="00B43699" w:rsidRDefault="00B43699">
      <w:pPr>
        <w:pStyle w:val="aa"/>
        <w:rPr>
          <w:rFonts w:hint="eastAsia"/>
        </w:rPr>
      </w:pPr>
      <w:r>
        <w:rPr>
          <w:rFonts w:hint="eastAsia"/>
        </w:rPr>
        <w:t>因</w:t>
      </w:r>
      <w:r>
        <w:rPr>
          <w:rFonts w:hint="eastAsia"/>
        </w:rPr>
        <w:t>1</w:t>
      </w:r>
      <w:r>
        <w:t>,2</w:t>
      </w:r>
      <w:r>
        <w:rPr>
          <w:rFonts w:hint="eastAsia"/>
        </w:rPr>
        <w:t>點</w:t>
      </w:r>
      <w:r>
        <w:rPr>
          <w:rFonts w:hint="eastAsia"/>
        </w:rPr>
        <w:t>,</w:t>
      </w:r>
      <w:r>
        <w:t xml:space="preserve"> </w:t>
      </w:r>
      <w:r>
        <w:rPr>
          <w:rFonts w:hint="eastAsia"/>
        </w:rPr>
        <w:t>建議刪除此項</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853C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0DFC9" w14:textId="77777777" w:rsidR="00FC083E" w:rsidRDefault="00FC083E" w:rsidP="005E3C18">
      <w:r>
        <w:separator/>
      </w:r>
    </w:p>
  </w:endnote>
  <w:endnote w:type="continuationSeparator" w:id="0">
    <w:p w14:paraId="064337E1" w14:textId="77777777" w:rsidR="00FC083E" w:rsidRDefault="00FC083E" w:rsidP="005E3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5BA14" w14:textId="73C73117" w:rsidR="002F6274" w:rsidRDefault="002F6274">
    <w:pPr>
      <w:pStyle w:val="ae"/>
      <w:jc w:val="center"/>
    </w:pPr>
    <w:r>
      <w:fldChar w:fldCharType="begin"/>
    </w:r>
    <w:r>
      <w:instrText xml:space="preserve"> PAGE   \* MERGEFORMAT </w:instrText>
    </w:r>
    <w:r>
      <w:fldChar w:fldCharType="separate"/>
    </w:r>
    <w:r w:rsidR="007C0315" w:rsidRPr="007C0315">
      <w:rPr>
        <w:noProof/>
        <w:lang w:val="zh-TW"/>
      </w:rPr>
      <w:t>6</w:t>
    </w:r>
    <w:r>
      <w:fldChar w:fldCharType="end"/>
    </w:r>
  </w:p>
  <w:p w14:paraId="15209897" w14:textId="77777777" w:rsidR="002F6274" w:rsidRDefault="002F6274">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8F91AA" w14:textId="77777777" w:rsidR="00FC083E" w:rsidRDefault="00FC083E" w:rsidP="005E3C18">
      <w:r>
        <w:separator/>
      </w:r>
    </w:p>
  </w:footnote>
  <w:footnote w:type="continuationSeparator" w:id="0">
    <w:p w14:paraId="4F357091" w14:textId="77777777" w:rsidR="00FC083E" w:rsidRDefault="00FC083E" w:rsidP="005E3C1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5B3DA" w14:textId="77777777" w:rsidR="002F6274" w:rsidRPr="004C5C55" w:rsidRDefault="00F77EDD" w:rsidP="00216D1D">
    <w:pPr>
      <w:pStyle w:val="ac"/>
      <w:ind w:right="1000"/>
      <w:rPr>
        <w:rFonts w:ascii="Arial" w:hAnsi="Arial" w:cs="Arial"/>
      </w:rPr>
    </w:pPr>
    <w:r>
      <w:rPr>
        <w:rFonts w:ascii="Arial" w:hAnsi="Arial" w:cs="Arial" w:hint="eastAsia"/>
      </w:rPr>
      <w:t>研發處製</w:t>
    </w:r>
    <w:r>
      <w:rPr>
        <w:rFonts w:ascii="Arial" w:hAnsi="Arial" w:cs="Arial" w:hint="eastAsia"/>
      </w:rPr>
      <w:t>(</w:t>
    </w:r>
    <w:r w:rsidR="002F6274">
      <w:rPr>
        <w:rFonts w:ascii="Arial" w:hAnsi="Arial" w:cs="Arial" w:hint="eastAsia"/>
      </w:rPr>
      <w:t>10</w:t>
    </w:r>
    <w:r w:rsidR="00A156E7">
      <w:rPr>
        <w:rFonts w:ascii="Arial" w:hAnsi="Arial" w:cs="Arial" w:hint="eastAsia"/>
      </w:rPr>
      <w:t>8</w:t>
    </w:r>
    <w:r w:rsidR="002F6274">
      <w:rPr>
        <w:rFonts w:ascii="Arial" w:hAnsi="Arial" w:cs="Arial" w:hint="eastAsia"/>
      </w:rPr>
      <w:t>.</w:t>
    </w:r>
    <w:r w:rsidR="002F6274">
      <w:rPr>
        <w:rFonts w:ascii="Arial" w:hAnsi="Arial" w:cs="Arial"/>
      </w:rPr>
      <w:t>0</w:t>
    </w:r>
    <w:r w:rsidR="00A156E7">
      <w:rPr>
        <w:rFonts w:ascii="Arial" w:hAnsi="Arial" w:cs="Arial" w:hint="eastAsia"/>
      </w:rPr>
      <w:t>4</w:t>
    </w:r>
    <w:r>
      <w:rPr>
        <w:rFonts w:ascii="Arial" w:hAnsi="Arial" w:cs="Arial" w:hint="eastAsia"/>
      </w:rPr>
      <w:t>)</w:t>
    </w:r>
    <w:r w:rsidR="002F6274">
      <w:rPr>
        <w:rFonts w:ascii="Arial" w:hAnsi="Arial" w:cs="Arial"/>
      </w:rPr>
      <w:t xml:space="preserve">                                                    </w:t>
    </w:r>
  </w:p>
  <w:p w14:paraId="6F117DA5" w14:textId="77777777" w:rsidR="002F6274" w:rsidRPr="00136AB0" w:rsidRDefault="002F6274" w:rsidP="00216D1D">
    <w:pPr>
      <w:pStyle w:val="ac"/>
      <w:wordWrap w:val="0"/>
      <w:ind w:right="100"/>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5172"/>
    <w:multiLevelType w:val="hybridMultilevel"/>
    <w:tmpl w:val="2774F3FC"/>
    <w:lvl w:ilvl="0" w:tplc="310AC57E">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 w15:restartNumberingAfterBreak="0">
    <w:nsid w:val="04DC0BEF"/>
    <w:multiLevelType w:val="hybridMultilevel"/>
    <w:tmpl w:val="86BEA52E"/>
    <w:lvl w:ilvl="0" w:tplc="3C8045CA">
      <w:start w:val="1"/>
      <w:numFmt w:val="decimal"/>
      <w:lvlText w:val="%1."/>
      <w:lvlJc w:val="left"/>
      <w:pPr>
        <w:tabs>
          <w:tab w:val="num" w:pos="360"/>
        </w:tabs>
        <w:ind w:left="360" w:hanging="360"/>
      </w:pPr>
      <w:rPr>
        <w:rFonts w:hint="eastAsia"/>
      </w:rPr>
    </w:lvl>
    <w:lvl w:ilvl="1" w:tplc="F93C3088">
      <w:start w:val="1"/>
      <w:numFmt w:val="ideographLegalTraditional"/>
      <w:lvlText w:val="%2、"/>
      <w:lvlJc w:val="left"/>
      <w:pPr>
        <w:tabs>
          <w:tab w:val="num" w:pos="960"/>
        </w:tabs>
        <w:ind w:left="960" w:hanging="480"/>
      </w:pPr>
      <w:rPr>
        <w:rFonts w:hint="eastAsia"/>
      </w:rPr>
    </w:lvl>
    <w:lvl w:ilvl="2" w:tplc="0A42C496">
      <w:start w:val="1"/>
      <w:numFmt w:val="taiwaneseCountingThousand"/>
      <w:lvlText w:val="%3、"/>
      <w:lvlJc w:val="left"/>
      <w:pPr>
        <w:tabs>
          <w:tab w:val="num" w:pos="1440"/>
        </w:tabs>
        <w:ind w:left="1440" w:hanging="480"/>
      </w:pPr>
      <w:rPr>
        <w:rFonts w:hint="default"/>
      </w:rPr>
    </w:lvl>
    <w:lvl w:ilvl="3" w:tplc="2E48EB7E">
      <w:start w:val="1"/>
      <w:numFmt w:val="taiwaneseCountingThousand"/>
      <w:lvlText w:val="(%4)"/>
      <w:lvlJc w:val="left"/>
      <w:pPr>
        <w:tabs>
          <w:tab w:val="num" w:pos="1920"/>
        </w:tabs>
        <w:ind w:left="1920" w:hanging="480"/>
      </w:pPr>
      <w:rPr>
        <w:rFonts w:hint="eastAsia"/>
        <w:b w:val="0"/>
      </w:rPr>
    </w:lvl>
    <w:lvl w:ilvl="4" w:tplc="7CFAF28A">
      <w:start w:val="1"/>
      <w:numFmt w:val="bullet"/>
      <w:lvlText w:val="◎"/>
      <w:lvlJc w:val="left"/>
      <w:pPr>
        <w:tabs>
          <w:tab w:val="num" w:pos="2280"/>
        </w:tabs>
        <w:ind w:left="2280" w:hanging="360"/>
      </w:pPr>
      <w:rPr>
        <w:rFonts w:ascii="Times New Roman" w:eastAsia="標楷體" w:hAnsi="Times New Roman" w:cs="Times New Roman" w:hint="default"/>
        <w:color w:val="auto"/>
      </w:rPr>
    </w:lvl>
    <w:lvl w:ilvl="5" w:tplc="04090001">
      <w:start w:val="1"/>
      <w:numFmt w:val="bullet"/>
      <w:lvlText w:val=""/>
      <w:lvlJc w:val="left"/>
      <w:pPr>
        <w:tabs>
          <w:tab w:val="num" w:pos="2880"/>
        </w:tabs>
        <w:ind w:left="2880" w:hanging="480"/>
      </w:pPr>
      <w:rPr>
        <w:rFonts w:ascii="Wingdings" w:hAnsi="Wingdings" w:hint="default"/>
      </w:rPr>
    </w:lvl>
    <w:lvl w:ilvl="6" w:tplc="E702F358">
      <w:start w:val="1"/>
      <w:numFmt w:val="decimal"/>
      <w:lvlText w:val="%7"/>
      <w:lvlJc w:val="left"/>
      <w:pPr>
        <w:tabs>
          <w:tab w:val="num" w:pos="3240"/>
        </w:tabs>
        <w:ind w:left="3240" w:hanging="360"/>
      </w:pPr>
      <w:rPr>
        <w:rFonts w:hint="eastAsia"/>
      </w:rPr>
    </w:lvl>
    <w:lvl w:ilvl="7" w:tplc="434AE7E0">
      <w:start w:val="1"/>
      <w:numFmt w:val="taiwaneseCountingThousand"/>
      <w:lvlText w:val="（%8）"/>
      <w:lvlJc w:val="left"/>
      <w:pPr>
        <w:tabs>
          <w:tab w:val="num" w:pos="4080"/>
        </w:tabs>
        <w:ind w:left="4080" w:hanging="720"/>
      </w:pPr>
      <w:rPr>
        <w:rFonts w:hint="eastAsia"/>
      </w:rPr>
    </w:lvl>
    <w:lvl w:ilvl="8" w:tplc="0409001B" w:tentative="1">
      <w:start w:val="1"/>
      <w:numFmt w:val="lowerRoman"/>
      <w:lvlText w:val="%9."/>
      <w:lvlJc w:val="right"/>
      <w:pPr>
        <w:tabs>
          <w:tab w:val="num" w:pos="4320"/>
        </w:tabs>
        <w:ind w:left="4320" w:hanging="480"/>
      </w:pPr>
    </w:lvl>
  </w:abstractNum>
  <w:abstractNum w:abstractNumId="2" w15:restartNumberingAfterBreak="0">
    <w:nsid w:val="070333B6"/>
    <w:multiLevelType w:val="hybridMultilevel"/>
    <w:tmpl w:val="64266D9C"/>
    <w:lvl w:ilvl="0" w:tplc="FDF423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6232E3"/>
    <w:multiLevelType w:val="hybridMultilevel"/>
    <w:tmpl w:val="CEECC5DA"/>
    <w:lvl w:ilvl="0" w:tplc="3AA0773C">
      <w:start w:val="1"/>
      <w:numFmt w:val="taiwaneseCountingThousand"/>
      <w:lvlText w:val="%1、"/>
      <w:lvlJc w:val="left"/>
      <w:pPr>
        <w:ind w:left="1046" w:hanging="480"/>
      </w:pPr>
      <w:rPr>
        <w:rFonts w:hint="default"/>
      </w:r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4" w15:restartNumberingAfterBreak="0">
    <w:nsid w:val="182F6BCB"/>
    <w:multiLevelType w:val="hybridMultilevel"/>
    <w:tmpl w:val="1DD83DEC"/>
    <w:lvl w:ilvl="0" w:tplc="1BBE97FC">
      <w:start w:val="1"/>
      <w:numFmt w:val="taiwaneseCountingThousand"/>
      <w:lvlText w:val="%1、"/>
      <w:lvlJc w:val="left"/>
      <w:pPr>
        <w:ind w:left="1049" w:hanging="480"/>
      </w:pPr>
      <w:rPr>
        <w:rFonts w:hint="eastAsia"/>
        <w:color w:val="auto"/>
      </w:rPr>
    </w:lvl>
    <w:lvl w:ilvl="1" w:tplc="04090019" w:tentative="1">
      <w:start w:val="1"/>
      <w:numFmt w:val="ideographTraditional"/>
      <w:lvlText w:val="%2、"/>
      <w:lvlJc w:val="left"/>
      <w:pPr>
        <w:ind w:left="1529" w:hanging="480"/>
      </w:pPr>
    </w:lvl>
    <w:lvl w:ilvl="2" w:tplc="0409001B" w:tentative="1">
      <w:start w:val="1"/>
      <w:numFmt w:val="lowerRoman"/>
      <w:lvlText w:val="%3."/>
      <w:lvlJc w:val="right"/>
      <w:pPr>
        <w:ind w:left="2009" w:hanging="480"/>
      </w:pPr>
    </w:lvl>
    <w:lvl w:ilvl="3" w:tplc="0409000F" w:tentative="1">
      <w:start w:val="1"/>
      <w:numFmt w:val="decimal"/>
      <w:lvlText w:val="%4."/>
      <w:lvlJc w:val="left"/>
      <w:pPr>
        <w:ind w:left="2489" w:hanging="480"/>
      </w:pPr>
    </w:lvl>
    <w:lvl w:ilvl="4" w:tplc="04090019" w:tentative="1">
      <w:start w:val="1"/>
      <w:numFmt w:val="ideographTraditional"/>
      <w:lvlText w:val="%5、"/>
      <w:lvlJc w:val="left"/>
      <w:pPr>
        <w:ind w:left="2969" w:hanging="480"/>
      </w:pPr>
    </w:lvl>
    <w:lvl w:ilvl="5" w:tplc="0409001B" w:tentative="1">
      <w:start w:val="1"/>
      <w:numFmt w:val="lowerRoman"/>
      <w:lvlText w:val="%6."/>
      <w:lvlJc w:val="right"/>
      <w:pPr>
        <w:ind w:left="3449" w:hanging="480"/>
      </w:pPr>
    </w:lvl>
    <w:lvl w:ilvl="6" w:tplc="0409000F" w:tentative="1">
      <w:start w:val="1"/>
      <w:numFmt w:val="decimal"/>
      <w:lvlText w:val="%7."/>
      <w:lvlJc w:val="left"/>
      <w:pPr>
        <w:ind w:left="3929" w:hanging="480"/>
      </w:pPr>
    </w:lvl>
    <w:lvl w:ilvl="7" w:tplc="04090019" w:tentative="1">
      <w:start w:val="1"/>
      <w:numFmt w:val="ideographTraditional"/>
      <w:lvlText w:val="%8、"/>
      <w:lvlJc w:val="left"/>
      <w:pPr>
        <w:ind w:left="4409" w:hanging="480"/>
      </w:pPr>
    </w:lvl>
    <w:lvl w:ilvl="8" w:tplc="0409001B" w:tentative="1">
      <w:start w:val="1"/>
      <w:numFmt w:val="lowerRoman"/>
      <w:lvlText w:val="%9."/>
      <w:lvlJc w:val="right"/>
      <w:pPr>
        <w:ind w:left="4889" w:hanging="480"/>
      </w:pPr>
    </w:lvl>
  </w:abstractNum>
  <w:abstractNum w:abstractNumId="5" w15:restartNumberingAfterBreak="0">
    <w:nsid w:val="195512EF"/>
    <w:multiLevelType w:val="hybridMultilevel"/>
    <w:tmpl w:val="46FCB63C"/>
    <w:lvl w:ilvl="0" w:tplc="AF34F8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2E6E11"/>
    <w:multiLevelType w:val="hybridMultilevel"/>
    <w:tmpl w:val="5B38E4E2"/>
    <w:lvl w:ilvl="0" w:tplc="1CCE4B40">
      <w:start w:val="1"/>
      <w:numFmt w:val="taiwaneseCountingThousand"/>
      <w:lvlText w:val="%1、"/>
      <w:lvlJc w:val="left"/>
      <w:pPr>
        <w:ind w:left="1331" w:hanging="480"/>
      </w:pPr>
      <w:rPr>
        <w:rFonts w:hint="default"/>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7" w15:restartNumberingAfterBreak="0">
    <w:nsid w:val="337B29E7"/>
    <w:multiLevelType w:val="hybridMultilevel"/>
    <w:tmpl w:val="EE4EA6BC"/>
    <w:lvl w:ilvl="0" w:tplc="961C1C38">
      <w:start w:val="1"/>
      <w:numFmt w:val="taiwaneseCountingThousand"/>
      <w:lvlText w:val="%1、"/>
      <w:lvlJc w:val="left"/>
      <w:pPr>
        <w:ind w:left="1049" w:hanging="480"/>
      </w:pPr>
      <w:rPr>
        <w:rFonts w:hint="eastAsia"/>
        <w:color w:val="auto"/>
      </w:rPr>
    </w:lvl>
    <w:lvl w:ilvl="1" w:tplc="04090019" w:tentative="1">
      <w:start w:val="1"/>
      <w:numFmt w:val="ideographTraditional"/>
      <w:lvlText w:val="%2、"/>
      <w:lvlJc w:val="left"/>
      <w:pPr>
        <w:ind w:left="1529" w:hanging="480"/>
      </w:pPr>
    </w:lvl>
    <w:lvl w:ilvl="2" w:tplc="0409001B" w:tentative="1">
      <w:start w:val="1"/>
      <w:numFmt w:val="lowerRoman"/>
      <w:lvlText w:val="%3."/>
      <w:lvlJc w:val="right"/>
      <w:pPr>
        <w:ind w:left="2009" w:hanging="480"/>
      </w:pPr>
    </w:lvl>
    <w:lvl w:ilvl="3" w:tplc="0409000F" w:tentative="1">
      <w:start w:val="1"/>
      <w:numFmt w:val="decimal"/>
      <w:lvlText w:val="%4."/>
      <w:lvlJc w:val="left"/>
      <w:pPr>
        <w:ind w:left="2489" w:hanging="480"/>
      </w:pPr>
    </w:lvl>
    <w:lvl w:ilvl="4" w:tplc="04090019" w:tentative="1">
      <w:start w:val="1"/>
      <w:numFmt w:val="ideographTraditional"/>
      <w:lvlText w:val="%5、"/>
      <w:lvlJc w:val="left"/>
      <w:pPr>
        <w:ind w:left="2969" w:hanging="480"/>
      </w:pPr>
    </w:lvl>
    <w:lvl w:ilvl="5" w:tplc="0409001B" w:tentative="1">
      <w:start w:val="1"/>
      <w:numFmt w:val="lowerRoman"/>
      <w:lvlText w:val="%6."/>
      <w:lvlJc w:val="right"/>
      <w:pPr>
        <w:ind w:left="3449" w:hanging="480"/>
      </w:pPr>
    </w:lvl>
    <w:lvl w:ilvl="6" w:tplc="0409000F" w:tentative="1">
      <w:start w:val="1"/>
      <w:numFmt w:val="decimal"/>
      <w:lvlText w:val="%7."/>
      <w:lvlJc w:val="left"/>
      <w:pPr>
        <w:ind w:left="3929" w:hanging="480"/>
      </w:pPr>
    </w:lvl>
    <w:lvl w:ilvl="7" w:tplc="04090019" w:tentative="1">
      <w:start w:val="1"/>
      <w:numFmt w:val="ideographTraditional"/>
      <w:lvlText w:val="%8、"/>
      <w:lvlJc w:val="left"/>
      <w:pPr>
        <w:ind w:left="4409" w:hanging="480"/>
      </w:pPr>
    </w:lvl>
    <w:lvl w:ilvl="8" w:tplc="0409001B" w:tentative="1">
      <w:start w:val="1"/>
      <w:numFmt w:val="lowerRoman"/>
      <w:lvlText w:val="%9."/>
      <w:lvlJc w:val="right"/>
      <w:pPr>
        <w:ind w:left="4889" w:hanging="480"/>
      </w:pPr>
    </w:lvl>
  </w:abstractNum>
  <w:abstractNum w:abstractNumId="8" w15:restartNumberingAfterBreak="0">
    <w:nsid w:val="42FF791E"/>
    <w:multiLevelType w:val="hybridMultilevel"/>
    <w:tmpl w:val="0716222C"/>
    <w:lvl w:ilvl="0" w:tplc="0D24779C">
      <w:start w:val="1"/>
      <w:numFmt w:val="taiwaneseCountingThousand"/>
      <w:lvlText w:val="%1、"/>
      <w:lvlJc w:val="left"/>
      <w:pPr>
        <w:ind w:left="1188" w:hanging="480"/>
      </w:pPr>
      <w:rPr>
        <w:rFonts w:ascii="標楷體" w:hint="default"/>
        <w:color w:val="FF0000"/>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9" w15:restartNumberingAfterBreak="0">
    <w:nsid w:val="54877CFB"/>
    <w:multiLevelType w:val="multilevel"/>
    <w:tmpl w:val="B0821768"/>
    <w:lvl w:ilvl="0">
      <w:start w:val="1"/>
      <w:numFmt w:val="decimal"/>
      <w:isLgl/>
      <w:lvlText w:val="%1."/>
      <w:lvlJc w:val="left"/>
      <w:pPr>
        <w:tabs>
          <w:tab w:val="num" w:pos="360"/>
        </w:tabs>
        <w:ind w:left="357" w:hanging="357"/>
      </w:pPr>
      <w:rPr>
        <w:rFonts w:hint="eastAsia"/>
      </w:rPr>
    </w:lvl>
    <w:lvl w:ilvl="1">
      <w:start w:val="1"/>
      <w:numFmt w:val="decimal"/>
      <w:isLgl/>
      <w:lvlText w:val="%1.%2."/>
      <w:lvlJc w:val="left"/>
      <w:pPr>
        <w:tabs>
          <w:tab w:val="num" w:pos="1077"/>
        </w:tabs>
        <w:ind w:left="601" w:hanging="244"/>
      </w:pPr>
      <w:rPr>
        <w:rFonts w:hint="eastAsia"/>
        <w:color w:val="0070C0"/>
      </w:rPr>
    </w:lvl>
    <w:lvl w:ilvl="2">
      <w:start w:val="1"/>
      <w:numFmt w:val="decimal"/>
      <w:isLgl/>
      <w:lvlText w:val="%1.%2.%3."/>
      <w:lvlJc w:val="left"/>
      <w:pPr>
        <w:tabs>
          <w:tab w:val="num" w:pos="1678"/>
        </w:tabs>
        <w:ind w:left="720" w:firstLine="238"/>
      </w:pPr>
      <w:rPr>
        <w:rFonts w:hint="eastAsia"/>
      </w:rPr>
    </w:lvl>
    <w:lvl w:ilvl="3">
      <w:start w:val="1"/>
      <w:numFmt w:val="decimal"/>
      <w:isLgl/>
      <w:lvlText w:val="%1.%2.%3.%4."/>
      <w:lvlJc w:val="left"/>
      <w:pPr>
        <w:tabs>
          <w:tab w:val="num" w:pos="2758"/>
        </w:tabs>
        <w:ind w:left="941" w:firstLine="737"/>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61BC2E62"/>
    <w:multiLevelType w:val="hybridMultilevel"/>
    <w:tmpl w:val="D06E8F14"/>
    <w:lvl w:ilvl="0" w:tplc="887A3B06">
      <w:start w:val="1"/>
      <w:numFmt w:val="taiwaneseCountingThousand"/>
      <w:lvlText w:val="%1、"/>
      <w:lvlJc w:val="left"/>
      <w:pPr>
        <w:tabs>
          <w:tab w:val="num" w:pos="1680"/>
        </w:tabs>
        <w:ind w:left="1654" w:hanging="454"/>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92E5CCC"/>
    <w:multiLevelType w:val="hybridMultilevel"/>
    <w:tmpl w:val="CFDCE78C"/>
    <w:lvl w:ilvl="0" w:tplc="E25EC812">
      <w:start w:val="1"/>
      <w:numFmt w:val="taiwaneseCountingThousand"/>
      <w:lvlText w:val="%1、"/>
      <w:lvlJc w:val="left"/>
      <w:pPr>
        <w:ind w:left="1188" w:hanging="48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12" w15:restartNumberingAfterBreak="0">
    <w:nsid w:val="73C1755F"/>
    <w:multiLevelType w:val="hybridMultilevel"/>
    <w:tmpl w:val="200E3660"/>
    <w:lvl w:ilvl="0" w:tplc="05C01ACE">
      <w:start w:val="1"/>
      <w:numFmt w:val="taiwaneseCountingThousand"/>
      <w:lvlText w:val="%1、"/>
      <w:lvlJc w:val="left"/>
      <w:pPr>
        <w:ind w:left="480" w:hanging="480"/>
      </w:pPr>
      <w:rPr>
        <w:rFonts w:ascii="標楷體" w:eastAsia="標楷體" w:hAnsi="標楷體" w:cs="Times New Roman" w:hint="eastAsia"/>
        <w:u w:color="FF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5"/>
  </w:num>
  <w:num w:numId="4">
    <w:abstractNumId w:val="1"/>
  </w:num>
  <w:num w:numId="5">
    <w:abstractNumId w:val="9"/>
  </w:num>
  <w:num w:numId="6">
    <w:abstractNumId w:val="10"/>
  </w:num>
  <w:num w:numId="7">
    <w:abstractNumId w:val="3"/>
  </w:num>
  <w:num w:numId="8">
    <w:abstractNumId w:val="6"/>
  </w:num>
  <w:num w:numId="9">
    <w:abstractNumId w:val="8"/>
  </w:num>
  <w:num w:numId="10">
    <w:abstractNumId w:val="12"/>
  </w:num>
  <w:num w:numId="11">
    <w:abstractNumId w:val="4"/>
  </w:num>
  <w:num w:numId="12">
    <w:abstractNumId w:val="7"/>
  </w:num>
  <w:num w:numId="13">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劉星劭">
    <w15:presenceInfo w15:providerId="AD" w15:userId="S-1-5-21-854245398-1383384898-839522115-215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trackRevisions/>
  <w:defaultTabStop w:val="480"/>
  <w:displayHorizontalDrawingGridEvery w:val="0"/>
  <w:displayVerticalDrawingGridEvery w:val="2"/>
  <w:characterSpacingControl w:val="compressPunctuation"/>
  <w:hdrShapeDefaults>
    <o:shapedefaults v:ext="edit" spidmax="2049">
      <o:colormru v:ext="edit" colors="#ff9,#f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3FE"/>
    <w:rsid w:val="0000145F"/>
    <w:rsid w:val="00002621"/>
    <w:rsid w:val="00002E78"/>
    <w:rsid w:val="0001083F"/>
    <w:rsid w:val="00013D47"/>
    <w:rsid w:val="00015132"/>
    <w:rsid w:val="00015532"/>
    <w:rsid w:val="000202D2"/>
    <w:rsid w:val="00021D30"/>
    <w:rsid w:val="00047852"/>
    <w:rsid w:val="00050F74"/>
    <w:rsid w:val="00057B91"/>
    <w:rsid w:val="000662B0"/>
    <w:rsid w:val="00072AD3"/>
    <w:rsid w:val="00072D5B"/>
    <w:rsid w:val="00087BC1"/>
    <w:rsid w:val="00090E4B"/>
    <w:rsid w:val="000915D1"/>
    <w:rsid w:val="00091CE7"/>
    <w:rsid w:val="000A1472"/>
    <w:rsid w:val="000A219F"/>
    <w:rsid w:val="000A4A07"/>
    <w:rsid w:val="000A5F29"/>
    <w:rsid w:val="000C4751"/>
    <w:rsid w:val="000C653B"/>
    <w:rsid w:val="000E00B2"/>
    <w:rsid w:val="000E15C6"/>
    <w:rsid w:val="000E1654"/>
    <w:rsid w:val="000F372A"/>
    <w:rsid w:val="00101EDE"/>
    <w:rsid w:val="00103B77"/>
    <w:rsid w:val="001044FA"/>
    <w:rsid w:val="00110C65"/>
    <w:rsid w:val="00115ABC"/>
    <w:rsid w:val="001216A7"/>
    <w:rsid w:val="001344D0"/>
    <w:rsid w:val="00136AB0"/>
    <w:rsid w:val="0014096E"/>
    <w:rsid w:val="00144E93"/>
    <w:rsid w:val="001457EC"/>
    <w:rsid w:val="00156203"/>
    <w:rsid w:val="0016143C"/>
    <w:rsid w:val="001712C8"/>
    <w:rsid w:val="0017303F"/>
    <w:rsid w:val="00174493"/>
    <w:rsid w:val="00174EAF"/>
    <w:rsid w:val="00177B16"/>
    <w:rsid w:val="001A02A5"/>
    <w:rsid w:val="001A7A45"/>
    <w:rsid w:val="001B280A"/>
    <w:rsid w:val="001B6080"/>
    <w:rsid w:val="001C20A6"/>
    <w:rsid w:val="001C2CE8"/>
    <w:rsid w:val="001C5E8A"/>
    <w:rsid w:val="001E3726"/>
    <w:rsid w:val="001F1C17"/>
    <w:rsid w:val="001F57DE"/>
    <w:rsid w:val="001F6647"/>
    <w:rsid w:val="00202FED"/>
    <w:rsid w:val="00207303"/>
    <w:rsid w:val="00216D1D"/>
    <w:rsid w:val="00223127"/>
    <w:rsid w:val="00223765"/>
    <w:rsid w:val="002255F4"/>
    <w:rsid w:val="0023147F"/>
    <w:rsid w:val="002371BA"/>
    <w:rsid w:val="002415DF"/>
    <w:rsid w:val="00243EB9"/>
    <w:rsid w:val="0024651B"/>
    <w:rsid w:val="00247199"/>
    <w:rsid w:val="002626E7"/>
    <w:rsid w:val="00262F8A"/>
    <w:rsid w:val="00267CCC"/>
    <w:rsid w:val="002824D4"/>
    <w:rsid w:val="00285C5B"/>
    <w:rsid w:val="00297F52"/>
    <w:rsid w:val="002A0B05"/>
    <w:rsid w:val="002A2CCF"/>
    <w:rsid w:val="002A341B"/>
    <w:rsid w:val="002A539F"/>
    <w:rsid w:val="002A6012"/>
    <w:rsid w:val="002B4004"/>
    <w:rsid w:val="002C0E0B"/>
    <w:rsid w:val="002C3D09"/>
    <w:rsid w:val="002D57A5"/>
    <w:rsid w:val="002D6C3F"/>
    <w:rsid w:val="002E0C42"/>
    <w:rsid w:val="002E2A90"/>
    <w:rsid w:val="002F2C25"/>
    <w:rsid w:val="002F6274"/>
    <w:rsid w:val="003025E3"/>
    <w:rsid w:val="0032385B"/>
    <w:rsid w:val="00324E91"/>
    <w:rsid w:val="00325F33"/>
    <w:rsid w:val="0033741D"/>
    <w:rsid w:val="00341395"/>
    <w:rsid w:val="00346E75"/>
    <w:rsid w:val="00350809"/>
    <w:rsid w:val="003524EE"/>
    <w:rsid w:val="003550AF"/>
    <w:rsid w:val="003560A9"/>
    <w:rsid w:val="00356428"/>
    <w:rsid w:val="00367557"/>
    <w:rsid w:val="00382986"/>
    <w:rsid w:val="0039737A"/>
    <w:rsid w:val="003A09AD"/>
    <w:rsid w:val="003A265B"/>
    <w:rsid w:val="003A4B64"/>
    <w:rsid w:val="003A4E25"/>
    <w:rsid w:val="003B73CF"/>
    <w:rsid w:val="003C237D"/>
    <w:rsid w:val="003C7C2E"/>
    <w:rsid w:val="003E10F2"/>
    <w:rsid w:val="003F728F"/>
    <w:rsid w:val="00403A07"/>
    <w:rsid w:val="0043508E"/>
    <w:rsid w:val="00435EE2"/>
    <w:rsid w:val="004376D2"/>
    <w:rsid w:val="004417D3"/>
    <w:rsid w:val="0045540C"/>
    <w:rsid w:val="00457C67"/>
    <w:rsid w:val="00471B91"/>
    <w:rsid w:val="00473F12"/>
    <w:rsid w:val="00481A1A"/>
    <w:rsid w:val="004842FB"/>
    <w:rsid w:val="0048446F"/>
    <w:rsid w:val="004852A0"/>
    <w:rsid w:val="004856A4"/>
    <w:rsid w:val="0049137F"/>
    <w:rsid w:val="00496F93"/>
    <w:rsid w:val="004A3B33"/>
    <w:rsid w:val="004A3B3F"/>
    <w:rsid w:val="004B009D"/>
    <w:rsid w:val="004B0715"/>
    <w:rsid w:val="004C470C"/>
    <w:rsid w:val="004C490A"/>
    <w:rsid w:val="004C5C55"/>
    <w:rsid w:val="004E050D"/>
    <w:rsid w:val="004F6463"/>
    <w:rsid w:val="004F6CDD"/>
    <w:rsid w:val="004F7055"/>
    <w:rsid w:val="005050D2"/>
    <w:rsid w:val="00517662"/>
    <w:rsid w:val="00522334"/>
    <w:rsid w:val="00527D77"/>
    <w:rsid w:val="00534C12"/>
    <w:rsid w:val="005354D7"/>
    <w:rsid w:val="005452F5"/>
    <w:rsid w:val="005518B1"/>
    <w:rsid w:val="005520AD"/>
    <w:rsid w:val="005551CA"/>
    <w:rsid w:val="00555201"/>
    <w:rsid w:val="00561912"/>
    <w:rsid w:val="00575396"/>
    <w:rsid w:val="00584846"/>
    <w:rsid w:val="00585A14"/>
    <w:rsid w:val="00591520"/>
    <w:rsid w:val="0059217D"/>
    <w:rsid w:val="005A1783"/>
    <w:rsid w:val="005A344E"/>
    <w:rsid w:val="005B5686"/>
    <w:rsid w:val="005C10DC"/>
    <w:rsid w:val="005C5CBC"/>
    <w:rsid w:val="005E3C18"/>
    <w:rsid w:val="005E7783"/>
    <w:rsid w:val="005F3AC2"/>
    <w:rsid w:val="005F5EB3"/>
    <w:rsid w:val="00602F25"/>
    <w:rsid w:val="0060383D"/>
    <w:rsid w:val="0062763F"/>
    <w:rsid w:val="0063123A"/>
    <w:rsid w:val="00634687"/>
    <w:rsid w:val="0063690E"/>
    <w:rsid w:val="00637CA4"/>
    <w:rsid w:val="00644FEB"/>
    <w:rsid w:val="006517E4"/>
    <w:rsid w:val="00654AE9"/>
    <w:rsid w:val="00663D2B"/>
    <w:rsid w:val="00664536"/>
    <w:rsid w:val="00666AB0"/>
    <w:rsid w:val="00667276"/>
    <w:rsid w:val="00670347"/>
    <w:rsid w:val="00673B52"/>
    <w:rsid w:val="00676397"/>
    <w:rsid w:val="00676B7F"/>
    <w:rsid w:val="00677155"/>
    <w:rsid w:val="00677749"/>
    <w:rsid w:val="006779CA"/>
    <w:rsid w:val="00681AC7"/>
    <w:rsid w:val="006828B1"/>
    <w:rsid w:val="006872CB"/>
    <w:rsid w:val="006924B0"/>
    <w:rsid w:val="00692CDD"/>
    <w:rsid w:val="006A16BF"/>
    <w:rsid w:val="006A26D7"/>
    <w:rsid w:val="006A3377"/>
    <w:rsid w:val="006A5BA6"/>
    <w:rsid w:val="006B7FCF"/>
    <w:rsid w:val="006C0B89"/>
    <w:rsid w:val="006C1CE3"/>
    <w:rsid w:val="006C4077"/>
    <w:rsid w:val="006C4BAC"/>
    <w:rsid w:val="006D228D"/>
    <w:rsid w:val="00724DAB"/>
    <w:rsid w:val="007311D2"/>
    <w:rsid w:val="0073358B"/>
    <w:rsid w:val="00745990"/>
    <w:rsid w:val="00746C24"/>
    <w:rsid w:val="0075305A"/>
    <w:rsid w:val="00753BE1"/>
    <w:rsid w:val="00755328"/>
    <w:rsid w:val="007558BF"/>
    <w:rsid w:val="00760CC3"/>
    <w:rsid w:val="00762D4A"/>
    <w:rsid w:val="007651AD"/>
    <w:rsid w:val="007718AB"/>
    <w:rsid w:val="00775AD7"/>
    <w:rsid w:val="00782A9E"/>
    <w:rsid w:val="00787950"/>
    <w:rsid w:val="00796F70"/>
    <w:rsid w:val="007A67EC"/>
    <w:rsid w:val="007A6A39"/>
    <w:rsid w:val="007B014B"/>
    <w:rsid w:val="007B0610"/>
    <w:rsid w:val="007B2366"/>
    <w:rsid w:val="007B6B44"/>
    <w:rsid w:val="007C0315"/>
    <w:rsid w:val="007D238C"/>
    <w:rsid w:val="007D79FB"/>
    <w:rsid w:val="008012FB"/>
    <w:rsid w:val="00803471"/>
    <w:rsid w:val="0081148A"/>
    <w:rsid w:val="0081619A"/>
    <w:rsid w:val="0081749C"/>
    <w:rsid w:val="00820876"/>
    <w:rsid w:val="008340E7"/>
    <w:rsid w:val="00836732"/>
    <w:rsid w:val="00836DD6"/>
    <w:rsid w:val="008406EC"/>
    <w:rsid w:val="00844B66"/>
    <w:rsid w:val="00855ED9"/>
    <w:rsid w:val="0087251B"/>
    <w:rsid w:val="00884642"/>
    <w:rsid w:val="008874D8"/>
    <w:rsid w:val="00896E49"/>
    <w:rsid w:val="008A4173"/>
    <w:rsid w:val="008A45A9"/>
    <w:rsid w:val="008B1228"/>
    <w:rsid w:val="008B7825"/>
    <w:rsid w:val="008C3E04"/>
    <w:rsid w:val="008D3016"/>
    <w:rsid w:val="008D592F"/>
    <w:rsid w:val="008E3230"/>
    <w:rsid w:val="008E67EC"/>
    <w:rsid w:val="00900AA6"/>
    <w:rsid w:val="0090244B"/>
    <w:rsid w:val="00907249"/>
    <w:rsid w:val="00907E52"/>
    <w:rsid w:val="009236B6"/>
    <w:rsid w:val="00924F7F"/>
    <w:rsid w:val="0092627B"/>
    <w:rsid w:val="00930E49"/>
    <w:rsid w:val="009341DD"/>
    <w:rsid w:val="00934CF0"/>
    <w:rsid w:val="0093527D"/>
    <w:rsid w:val="0094023D"/>
    <w:rsid w:val="009450BA"/>
    <w:rsid w:val="00945CD7"/>
    <w:rsid w:val="00953346"/>
    <w:rsid w:val="00965C1C"/>
    <w:rsid w:val="00973C02"/>
    <w:rsid w:val="00975BA7"/>
    <w:rsid w:val="0098194C"/>
    <w:rsid w:val="0098447D"/>
    <w:rsid w:val="00987061"/>
    <w:rsid w:val="00994F2E"/>
    <w:rsid w:val="00997DC6"/>
    <w:rsid w:val="009A5715"/>
    <w:rsid w:val="009A6B61"/>
    <w:rsid w:val="009B090D"/>
    <w:rsid w:val="009B3B19"/>
    <w:rsid w:val="009B6427"/>
    <w:rsid w:val="009C3D4A"/>
    <w:rsid w:val="009D3D94"/>
    <w:rsid w:val="009D4E67"/>
    <w:rsid w:val="009D521B"/>
    <w:rsid w:val="009E5AF7"/>
    <w:rsid w:val="009F07C3"/>
    <w:rsid w:val="009F0866"/>
    <w:rsid w:val="009F19D9"/>
    <w:rsid w:val="00A11AFA"/>
    <w:rsid w:val="00A156E7"/>
    <w:rsid w:val="00A24532"/>
    <w:rsid w:val="00A27BE4"/>
    <w:rsid w:val="00A35E53"/>
    <w:rsid w:val="00A45327"/>
    <w:rsid w:val="00A558AD"/>
    <w:rsid w:val="00A6204E"/>
    <w:rsid w:val="00A76FE0"/>
    <w:rsid w:val="00A82C47"/>
    <w:rsid w:val="00A86401"/>
    <w:rsid w:val="00A93D6B"/>
    <w:rsid w:val="00A95C8F"/>
    <w:rsid w:val="00AA1F14"/>
    <w:rsid w:val="00AA5CB5"/>
    <w:rsid w:val="00AB5B31"/>
    <w:rsid w:val="00AD1CAC"/>
    <w:rsid w:val="00AE1003"/>
    <w:rsid w:val="00AE22E5"/>
    <w:rsid w:val="00AF10CC"/>
    <w:rsid w:val="00AF3207"/>
    <w:rsid w:val="00AF7722"/>
    <w:rsid w:val="00B0240A"/>
    <w:rsid w:val="00B02D39"/>
    <w:rsid w:val="00B07BB2"/>
    <w:rsid w:val="00B11E98"/>
    <w:rsid w:val="00B141A5"/>
    <w:rsid w:val="00B24170"/>
    <w:rsid w:val="00B247A6"/>
    <w:rsid w:val="00B253A3"/>
    <w:rsid w:val="00B40BEC"/>
    <w:rsid w:val="00B42D69"/>
    <w:rsid w:val="00B42F09"/>
    <w:rsid w:val="00B43699"/>
    <w:rsid w:val="00B51B78"/>
    <w:rsid w:val="00B70164"/>
    <w:rsid w:val="00B72931"/>
    <w:rsid w:val="00B767D5"/>
    <w:rsid w:val="00B83626"/>
    <w:rsid w:val="00B84C2E"/>
    <w:rsid w:val="00B923FE"/>
    <w:rsid w:val="00BA0049"/>
    <w:rsid w:val="00BA11A1"/>
    <w:rsid w:val="00BB0165"/>
    <w:rsid w:val="00BB240E"/>
    <w:rsid w:val="00BC567A"/>
    <w:rsid w:val="00BC7A6B"/>
    <w:rsid w:val="00BD1C20"/>
    <w:rsid w:val="00BD3571"/>
    <w:rsid w:val="00BD44F9"/>
    <w:rsid w:val="00BD5820"/>
    <w:rsid w:val="00BE2CB1"/>
    <w:rsid w:val="00BF0FA6"/>
    <w:rsid w:val="00BF4B00"/>
    <w:rsid w:val="00C07596"/>
    <w:rsid w:val="00C15CEE"/>
    <w:rsid w:val="00C2705A"/>
    <w:rsid w:val="00C2747F"/>
    <w:rsid w:val="00C4487F"/>
    <w:rsid w:val="00C462AB"/>
    <w:rsid w:val="00C4631C"/>
    <w:rsid w:val="00C54580"/>
    <w:rsid w:val="00C56AE8"/>
    <w:rsid w:val="00C57B50"/>
    <w:rsid w:val="00C623C0"/>
    <w:rsid w:val="00C81A8E"/>
    <w:rsid w:val="00C91BFE"/>
    <w:rsid w:val="00C96E44"/>
    <w:rsid w:val="00CA16E7"/>
    <w:rsid w:val="00CA1E8F"/>
    <w:rsid w:val="00CA5195"/>
    <w:rsid w:val="00CA65F1"/>
    <w:rsid w:val="00CB250C"/>
    <w:rsid w:val="00CB5E95"/>
    <w:rsid w:val="00CC6D6A"/>
    <w:rsid w:val="00CC7F4D"/>
    <w:rsid w:val="00CD544F"/>
    <w:rsid w:val="00CD55A3"/>
    <w:rsid w:val="00CF7420"/>
    <w:rsid w:val="00D02BDC"/>
    <w:rsid w:val="00D07272"/>
    <w:rsid w:val="00D101E4"/>
    <w:rsid w:val="00D13409"/>
    <w:rsid w:val="00D14084"/>
    <w:rsid w:val="00D173CE"/>
    <w:rsid w:val="00D17A80"/>
    <w:rsid w:val="00D23DF5"/>
    <w:rsid w:val="00D315A0"/>
    <w:rsid w:val="00D358E6"/>
    <w:rsid w:val="00D368A4"/>
    <w:rsid w:val="00D36E3D"/>
    <w:rsid w:val="00D37269"/>
    <w:rsid w:val="00D53453"/>
    <w:rsid w:val="00D679D9"/>
    <w:rsid w:val="00D71B13"/>
    <w:rsid w:val="00D73490"/>
    <w:rsid w:val="00D741FE"/>
    <w:rsid w:val="00D744BB"/>
    <w:rsid w:val="00D828C5"/>
    <w:rsid w:val="00D86FD6"/>
    <w:rsid w:val="00D93D0B"/>
    <w:rsid w:val="00D973D7"/>
    <w:rsid w:val="00DA1699"/>
    <w:rsid w:val="00DA35F4"/>
    <w:rsid w:val="00DA65CB"/>
    <w:rsid w:val="00DB6E91"/>
    <w:rsid w:val="00DD0C17"/>
    <w:rsid w:val="00DD4CD6"/>
    <w:rsid w:val="00DE27F2"/>
    <w:rsid w:val="00DE31BC"/>
    <w:rsid w:val="00DE575D"/>
    <w:rsid w:val="00DE65E7"/>
    <w:rsid w:val="00DF45E5"/>
    <w:rsid w:val="00E01ECD"/>
    <w:rsid w:val="00E02E8E"/>
    <w:rsid w:val="00E02F89"/>
    <w:rsid w:val="00E03500"/>
    <w:rsid w:val="00E14C6D"/>
    <w:rsid w:val="00E229EB"/>
    <w:rsid w:val="00E33BB9"/>
    <w:rsid w:val="00E350EE"/>
    <w:rsid w:val="00E4058C"/>
    <w:rsid w:val="00E51B82"/>
    <w:rsid w:val="00E51D68"/>
    <w:rsid w:val="00E52E56"/>
    <w:rsid w:val="00E6393E"/>
    <w:rsid w:val="00E6657B"/>
    <w:rsid w:val="00E67A0B"/>
    <w:rsid w:val="00E71B02"/>
    <w:rsid w:val="00E72DF1"/>
    <w:rsid w:val="00E93CD1"/>
    <w:rsid w:val="00E950DE"/>
    <w:rsid w:val="00E9756B"/>
    <w:rsid w:val="00EA2075"/>
    <w:rsid w:val="00EB1EB7"/>
    <w:rsid w:val="00EB656A"/>
    <w:rsid w:val="00ED6AE4"/>
    <w:rsid w:val="00EE30F8"/>
    <w:rsid w:val="00EE7FE1"/>
    <w:rsid w:val="00F00B9C"/>
    <w:rsid w:val="00F037D7"/>
    <w:rsid w:val="00F04AAA"/>
    <w:rsid w:val="00F11E4C"/>
    <w:rsid w:val="00F14D34"/>
    <w:rsid w:val="00F176BF"/>
    <w:rsid w:val="00F22D40"/>
    <w:rsid w:val="00F23564"/>
    <w:rsid w:val="00F27843"/>
    <w:rsid w:val="00F33758"/>
    <w:rsid w:val="00F33CAD"/>
    <w:rsid w:val="00F363CA"/>
    <w:rsid w:val="00F3663C"/>
    <w:rsid w:val="00F36ED2"/>
    <w:rsid w:val="00F42B21"/>
    <w:rsid w:val="00F44AAB"/>
    <w:rsid w:val="00F53EA1"/>
    <w:rsid w:val="00F54D04"/>
    <w:rsid w:val="00F63578"/>
    <w:rsid w:val="00F6465F"/>
    <w:rsid w:val="00F66F82"/>
    <w:rsid w:val="00F77642"/>
    <w:rsid w:val="00F77EDD"/>
    <w:rsid w:val="00F84A60"/>
    <w:rsid w:val="00F8738E"/>
    <w:rsid w:val="00FA4F8C"/>
    <w:rsid w:val="00FA528F"/>
    <w:rsid w:val="00FB13BE"/>
    <w:rsid w:val="00FB298B"/>
    <w:rsid w:val="00FB520D"/>
    <w:rsid w:val="00FB6378"/>
    <w:rsid w:val="00FC083E"/>
    <w:rsid w:val="00FC617E"/>
    <w:rsid w:val="00FD2EDF"/>
    <w:rsid w:val="00FD4778"/>
    <w:rsid w:val="00FE2B29"/>
    <w:rsid w:val="00FE742B"/>
    <w:rsid w:val="00FF02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ffc"/>
    </o:shapedefaults>
    <o:shapelayout v:ext="edit">
      <o:idmap v:ext="edit" data="1"/>
    </o:shapelayout>
  </w:shapeDefaults>
  <w:decimalSymbol w:val="."/>
  <w:listSeparator w:val=","/>
  <w14:docId w14:val="65FA02A7"/>
  <w15:chartTrackingRefBased/>
  <w15:docId w15:val="{AD36FC30-A0A4-4209-87FD-06BB9AFD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3FE"/>
    <w:pPr>
      <w:widowControl w:val="0"/>
    </w:pPr>
    <w:rPr>
      <w:kern w:val="2"/>
      <w:sz w:val="24"/>
      <w:szCs w:val="22"/>
    </w:rPr>
  </w:style>
  <w:style w:type="paragraph" w:styleId="2">
    <w:name w:val="heading 2"/>
    <w:aliases w:val="標題 2標題二"/>
    <w:basedOn w:val="a"/>
    <w:next w:val="a"/>
    <w:link w:val="20"/>
    <w:qFormat/>
    <w:rsid w:val="0000145F"/>
    <w:pPr>
      <w:keepNext/>
      <w:adjustRightInd w:val="0"/>
      <w:snapToGrid w:val="0"/>
      <w:spacing w:line="460" w:lineRule="exact"/>
      <w:jc w:val="both"/>
      <w:outlineLvl w:val="1"/>
    </w:pPr>
    <w:rPr>
      <w:rFonts w:ascii="Times New Roman" w:eastAsia="標楷體" w:hAnsi="Times New Roman"/>
      <w:bCs/>
      <w:kern w:val="0"/>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FD2EDF"/>
    <w:pPr>
      <w:spacing w:line="440" w:lineRule="exact"/>
      <w:ind w:left="1049" w:hanging="482"/>
    </w:pPr>
    <w:rPr>
      <w:rFonts w:ascii="Times New Roman" w:eastAsia="標楷體" w:hAnsi="Times New Roman"/>
      <w:sz w:val="32"/>
      <w:szCs w:val="20"/>
    </w:rPr>
  </w:style>
  <w:style w:type="character" w:customStyle="1" w:styleId="a4">
    <w:name w:val="本文縮排 字元"/>
    <w:link w:val="a3"/>
    <w:rsid w:val="00FD2EDF"/>
    <w:rPr>
      <w:rFonts w:ascii="Times New Roman" w:eastAsia="標楷體" w:hAnsi="Times New Roman" w:cs="Times New Roman"/>
      <w:sz w:val="32"/>
      <w:szCs w:val="20"/>
    </w:rPr>
  </w:style>
  <w:style w:type="paragraph" w:styleId="a5">
    <w:name w:val="List Paragraph"/>
    <w:basedOn w:val="a"/>
    <w:uiPriority w:val="34"/>
    <w:qFormat/>
    <w:rsid w:val="00F6465F"/>
    <w:pPr>
      <w:ind w:leftChars="200" w:left="480"/>
    </w:pPr>
  </w:style>
  <w:style w:type="paragraph" w:styleId="a6">
    <w:name w:val="Balloon Text"/>
    <w:basedOn w:val="a"/>
    <w:link w:val="a7"/>
    <w:uiPriority w:val="99"/>
    <w:semiHidden/>
    <w:unhideWhenUsed/>
    <w:rsid w:val="006D228D"/>
    <w:rPr>
      <w:rFonts w:ascii="Cambria" w:hAnsi="Cambria"/>
      <w:sz w:val="18"/>
      <w:szCs w:val="18"/>
    </w:rPr>
  </w:style>
  <w:style w:type="character" w:customStyle="1" w:styleId="a7">
    <w:name w:val="註解方塊文字 字元"/>
    <w:link w:val="a6"/>
    <w:uiPriority w:val="99"/>
    <w:semiHidden/>
    <w:rsid w:val="006D228D"/>
    <w:rPr>
      <w:rFonts w:ascii="Cambria" w:eastAsia="新細明體" w:hAnsi="Cambria" w:cs="Times New Roman"/>
      <w:sz w:val="18"/>
      <w:szCs w:val="18"/>
    </w:rPr>
  </w:style>
  <w:style w:type="paragraph" w:styleId="a8">
    <w:name w:val="Body Text"/>
    <w:basedOn w:val="a"/>
    <w:link w:val="a9"/>
    <w:uiPriority w:val="99"/>
    <w:semiHidden/>
    <w:unhideWhenUsed/>
    <w:rsid w:val="00973C02"/>
    <w:pPr>
      <w:spacing w:after="120"/>
    </w:pPr>
  </w:style>
  <w:style w:type="character" w:customStyle="1" w:styleId="a9">
    <w:name w:val="本文 字元"/>
    <w:link w:val="a8"/>
    <w:uiPriority w:val="99"/>
    <w:semiHidden/>
    <w:rsid w:val="00973C02"/>
    <w:rPr>
      <w:rFonts w:ascii="Calibri" w:eastAsia="新細明體" w:hAnsi="Calibri" w:cs="Times New Roman"/>
    </w:rPr>
  </w:style>
  <w:style w:type="paragraph" w:styleId="aa">
    <w:name w:val="annotation text"/>
    <w:basedOn w:val="a"/>
    <w:link w:val="ab"/>
    <w:semiHidden/>
    <w:rsid w:val="00973C02"/>
    <w:rPr>
      <w:rFonts w:ascii="Times New Roman" w:hAnsi="Times New Roman"/>
      <w:szCs w:val="24"/>
    </w:rPr>
  </w:style>
  <w:style w:type="character" w:customStyle="1" w:styleId="ab">
    <w:name w:val="註解文字 字元"/>
    <w:link w:val="aa"/>
    <w:semiHidden/>
    <w:rsid w:val="00973C02"/>
    <w:rPr>
      <w:rFonts w:ascii="Times New Roman" w:eastAsia="新細明體" w:hAnsi="Times New Roman" w:cs="Times New Roman"/>
      <w:szCs w:val="24"/>
    </w:rPr>
  </w:style>
  <w:style w:type="paragraph" w:styleId="ac">
    <w:name w:val="header"/>
    <w:basedOn w:val="a"/>
    <w:link w:val="ad"/>
    <w:unhideWhenUsed/>
    <w:rsid w:val="005E3C18"/>
    <w:pPr>
      <w:tabs>
        <w:tab w:val="center" w:pos="4153"/>
        <w:tab w:val="right" w:pos="8306"/>
      </w:tabs>
      <w:snapToGrid w:val="0"/>
    </w:pPr>
    <w:rPr>
      <w:sz w:val="20"/>
      <w:szCs w:val="20"/>
    </w:rPr>
  </w:style>
  <w:style w:type="character" w:customStyle="1" w:styleId="ad">
    <w:name w:val="頁首 字元"/>
    <w:link w:val="ac"/>
    <w:uiPriority w:val="99"/>
    <w:rsid w:val="005E3C18"/>
    <w:rPr>
      <w:rFonts w:ascii="Calibri" w:eastAsia="新細明體" w:hAnsi="Calibri" w:cs="Times New Roman"/>
      <w:sz w:val="20"/>
      <w:szCs w:val="20"/>
    </w:rPr>
  </w:style>
  <w:style w:type="paragraph" w:styleId="ae">
    <w:name w:val="footer"/>
    <w:basedOn w:val="a"/>
    <w:link w:val="af"/>
    <w:uiPriority w:val="99"/>
    <w:unhideWhenUsed/>
    <w:rsid w:val="005E3C18"/>
    <w:pPr>
      <w:tabs>
        <w:tab w:val="center" w:pos="4153"/>
        <w:tab w:val="right" w:pos="8306"/>
      </w:tabs>
      <w:snapToGrid w:val="0"/>
    </w:pPr>
    <w:rPr>
      <w:sz w:val="20"/>
      <w:szCs w:val="20"/>
    </w:rPr>
  </w:style>
  <w:style w:type="character" w:customStyle="1" w:styleId="af">
    <w:name w:val="頁尾 字元"/>
    <w:link w:val="ae"/>
    <w:uiPriority w:val="99"/>
    <w:rsid w:val="005E3C18"/>
    <w:rPr>
      <w:rFonts w:ascii="Calibri" w:eastAsia="新細明體" w:hAnsi="Calibri" w:cs="Times New Roman"/>
      <w:sz w:val="20"/>
      <w:szCs w:val="20"/>
    </w:rPr>
  </w:style>
  <w:style w:type="paragraph" w:styleId="21">
    <w:name w:val="Body Text Indent 2"/>
    <w:basedOn w:val="a"/>
    <w:link w:val="22"/>
    <w:uiPriority w:val="99"/>
    <w:semiHidden/>
    <w:unhideWhenUsed/>
    <w:rsid w:val="007B014B"/>
    <w:pPr>
      <w:spacing w:after="120" w:line="480" w:lineRule="auto"/>
      <w:ind w:leftChars="200" w:left="480"/>
    </w:pPr>
  </w:style>
  <w:style w:type="character" w:customStyle="1" w:styleId="22">
    <w:name w:val="本文縮排 2 字元"/>
    <w:link w:val="21"/>
    <w:uiPriority w:val="99"/>
    <w:semiHidden/>
    <w:rsid w:val="007B014B"/>
    <w:rPr>
      <w:rFonts w:ascii="Calibri" w:eastAsia="新細明體" w:hAnsi="Calibri" w:cs="Times New Roman"/>
    </w:rPr>
  </w:style>
  <w:style w:type="paragraph" w:styleId="3">
    <w:name w:val="Body Text Indent 3"/>
    <w:basedOn w:val="a"/>
    <w:link w:val="30"/>
    <w:uiPriority w:val="99"/>
    <w:semiHidden/>
    <w:unhideWhenUsed/>
    <w:rsid w:val="007B014B"/>
    <w:pPr>
      <w:spacing w:after="120"/>
      <w:ind w:leftChars="200" w:left="480"/>
    </w:pPr>
    <w:rPr>
      <w:sz w:val="16"/>
      <w:szCs w:val="16"/>
    </w:rPr>
  </w:style>
  <w:style w:type="character" w:customStyle="1" w:styleId="30">
    <w:name w:val="本文縮排 3 字元"/>
    <w:link w:val="3"/>
    <w:uiPriority w:val="99"/>
    <w:semiHidden/>
    <w:rsid w:val="007B014B"/>
    <w:rPr>
      <w:rFonts w:ascii="Calibri" w:eastAsia="新細明體" w:hAnsi="Calibri" w:cs="Times New Roman"/>
      <w:sz w:val="16"/>
      <w:szCs w:val="16"/>
    </w:rPr>
  </w:style>
  <w:style w:type="paragraph" w:styleId="af0">
    <w:name w:val="Block Text"/>
    <w:basedOn w:val="a"/>
    <w:semiHidden/>
    <w:rsid w:val="0045540C"/>
    <w:pPr>
      <w:tabs>
        <w:tab w:val="left" w:pos="960"/>
      </w:tabs>
      <w:autoSpaceDE w:val="0"/>
      <w:autoSpaceDN w:val="0"/>
      <w:adjustRightInd w:val="0"/>
      <w:ind w:leftChars="200" w:left="480" w:right="28"/>
      <w:textAlignment w:val="baseline"/>
    </w:pPr>
    <w:rPr>
      <w:rFonts w:ascii="標楷體" w:eastAsia="標楷體" w:hAnsi="Times New Roman"/>
      <w:kern w:val="0"/>
      <w:sz w:val="28"/>
      <w:szCs w:val="20"/>
    </w:rPr>
  </w:style>
  <w:style w:type="character" w:customStyle="1" w:styleId="20">
    <w:name w:val="標題 2 字元"/>
    <w:aliases w:val="標題 2標題二 字元"/>
    <w:link w:val="2"/>
    <w:rsid w:val="0000145F"/>
    <w:rPr>
      <w:rFonts w:ascii="Times New Roman" w:eastAsia="標楷體" w:hAnsi="Times New Roman"/>
      <w:bCs/>
      <w:sz w:val="32"/>
      <w:szCs w:val="48"/>
    </w:rPr>
  </w:style>
  <w:style w:type="character" w:styleId="af1">
    <w:name w:val="annotation reference"/>
    <w:uiPriority w:val="99"/>
    <w:semiHidden/>
    <w:unhideWhenUsed/>
    <w:rsid w:val="00050F74"/>
    <w:rPr>
      <w:sz w:val="18"/>
      <w:szCs w:val="18"/>
    </w:rPr>
  </w:style>
  <w:style w:type="paragraph" w:styleId="af2">
    <w:name w:val="annotation subject"/>
    <w:basedOn w:val="aa"/>
    <w:next w:val="aa"/>
    <w:link w:val="af3"/>
    <w:uiPriority w:val="99"/>
    <w:semiHidden/>
    <w:unhideWhenUsed/>
    <w:rsid w:val="00050F74"/>
    <w:rPr>
      <w:rFonts w:ascii="Calibri" w:hAnsi="Calibri"/>
      <w:b/>
      <w:bCs/>
      <w:szCs w:val="22"/>
    </w:rPr>
  </w:style>
  <w:style w:type="character" w:customStyle="1" w:styleId="af3">
    <w:name w:val="註解主旨 字元"/>
    <w:link w:val="af2"/>
    <w:uiPriority w:val="99"/>
    <w:semiHidden/>
    <w:rsid w:val="00050F74"/>
    <w:rPr>
      <w:rFonts w:ascii="Times New Roman" w:eastAsia="新細明體" w:hAnsi="Times New Roman" w:cs="Times New Roman"/>
      <w:b/>
      <w:bCs/>
      <w:kern w:val="2"/>
      <w:sz w:val="24"/>
      <w:szCs w:val="22"/>
    </w:rPr>
  </w:style>
  <w:style w:type="paragraph" w:customStyle="1" w:styleId="Default">
    <w:name w:val="Default"/>
    <w:rsid w:val="002F6274"/>
    <w:pPr>
      <w:widowControl w:val="0"/>
      <w:autoSpaceDE w:val="0"/>
      <w:autoSpaceDN w:val="0"/>
      <w:adjustRightInd w:val="0"/>
    </w:pPr>
    <w:rPr>
      <w:rFonts w:ascii="標楷體" w:eastAsia="標楷體" w:cs="標楷體"/>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046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tw/url?sa=i&amp;rct=j&amp;q=&amp;esrc=s&amp;source=images&amp;cd=&amp;cad=rja&amp;uact=8&amp;ved=0CAcQjRw&amp;url=http://www.pccu.edu.tw/intro/intro_logo.asp&amp;ei=GAVkVePsKKG2mQWSnIGYBA&amp;psig=AFQjCNHlS26uPNFonrrHaeZZ5FTAaF_Mjw&amp;ust=1432703704384580" TargetMode="External"/><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google.com.tw/url?sa=i&amp;rct=j&amp;q=&amp;esrc=s&amp;source=images&amp;cd=&amp;cad=rja&amp;uact=8&amp;ved=0CAcQjRw&amp;url=http://www.pccu.edu.tw/intro/intro_logo.asp&amp;ei=GAVkVePsKKG2mQWSnIGYBA&amp;psig=AFQjCNHlS26uPNFonrrHaeZZ5FTAaF_Mjw&amp;ust=143270370438458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07DDC-F1F9-4F7A-B6A5-F0D2B239F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569</Words>
  <Characters>3247</Characters>
  <Application>Microsoft Office Word</Application>
  <DocSecurity>0</DocSecurity>
  <Lines>27</Lines>
  <Paragraphs>7</Paragraphs>
  <ScaleCrop>false</ScaleCrop>
  <Company/>
  <LinksUpToDate>false</LinksUpToDate>
  <CharactersWithSpaces>3809</CharactersWithSpaces>
  <SharedDoc>false</SharedDoc>
  <HLinks>
    <vt:vector size="6" baseType="variant">
      <vt:variant>
        <vt:i4>5898327</vt:i4>
      </vt:variant>
      <vt:variant>
        <vt:i4>0</vt:i4>
      </vt:variant>
      <vt:variant>
        <vt:i4>0</vt:i4>
      </vt:variant>
      <vt:variant>
        <vt:i4>5</vt:i4>
      </vt:variant>
      <vt:variant>
        <vt:lpwstr>http://www.google.com.tw/url?sa=i&amp;rct=j&amp;q=&amp;esrc=s&amp;source=images&amp;cd=&amp;cad=rja&amp;uact=8&amp;ved=0CAcQjRw&amp;url=http://www.pccu.edu.tw/intro/intro_logo.asp&amp;ei=GAVkVePsKKG2mQWSnIGYBA&amp;psig=AFQjCNHlS26uPNFonrrHaeZZ5FTAaF_Mjw&amp;ust=1432703704384580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cp:lastModifiedBy>l劉星劭</cp:lastModifiedBy>
  <cp:revision>9</cp:revision>
  <cp:lastPrinted>2020-12-28T08:19:00Z</cp:lastPrinted>
  <dcterms:created xsi:type="dcterms:W3CDTF">2020-12-29T01:47:00Z</dcterms:created>
  <dcterms:modified xsi:type="dcterms:W3CDTF">2020-12-29T02:13:00Z</dcterms:modified>
</cp:coreProperties>
</file>